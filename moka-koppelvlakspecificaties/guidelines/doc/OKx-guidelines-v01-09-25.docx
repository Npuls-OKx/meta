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B372" w14:textId="1D5050B0" w:rsidR="008161B1" w:rsidRPr="0072782B" w:rsidRDefault="00040EFE" w:rsidP="00FC23F7">
      <w:pPr>
        <w:pStyle w:val="Titel"/>
        <w:rPr>
          <w:color w:val="5E5A55"/>
          <w:sz w:val="14"/>
          <w:szCs w:val="14"/>
        </w:rPr>
      </w:pPr>
      <w:r>
        <w:rPr>
          <w:noProof/>
        </w:rPr>
        <mc:AlternateContent>
          <mc:Choice Requires="wps">
            <w:drawing>
              <wp:anchor distT="0" distB="0" distL="114300" distR="114300" simplePos="0" relativeHeight="251658241" behindDoc="0" locked="0" layoutInCell="1" allowOverlap="1" wp14:anchorId="45C0AB7A" wp14:editId="740EB65F">
                <wp:simplePos x="0" y="0"/>
                <wp:positionH relativeFrom="column">
                  <wp:posOffset>-327660</wp:posOffset>
                </wp:positionH>
                <wp:positionV relativeFrom="paragraph">
                  <wp:posOffset>-403860</wp:posOffset>
                </wp:positionV>
                <wp:extent cx="1219200" cy="628650"/>
                <wp:effectExtent l="0" t="0" r="0" b="0"/>
                <wp:wrapNone/>
                <wp:docPr id="1267154795" name="Rechthoek 5"/>
                <wp:cNvGraphicFramePr/>
                <a:graphic xmlns:a="http://schemas.openxmlformats.org/drawingml/2006/main">
                  <a:graphicData uri="http://schemas.microsoft.com/office/word/2010/wordprocessingShape">
                    <wps:wsp>
                      <wps:cNvSpPr/>
                      <wps:spPr>
                        <a:xfrm>
                          <a:off x="0" y="0"/>
                          <a:ext cx="1219200" cy="628650"/>
                        </a:xfrm>
                        <a:prstGeom prst="rect">
                          <a:avLst/>
                        </a:prstGeom>
                        <a:solidFill>
                          <a:schemeClr val="accent2">
                            <a:alpha val="0"/>
                          </a:schemeClr>
                        </a:solidFill>
                        <a:ln>
                          <a:noFill/>
                        </a:ln>
                      </wps:spPr>
                      <wps:style>
                        <a:lnRef idx="2">
                          <a:schemeClr val="accent2">
                            <a:shade val="15000"/>
                          </a:schemeClr>
                        </a:lnRef>
                        <a:fillRef idx="1">
                          <a:schemeClr val="accent2"/>
                        </a:fillRef>
                        <a:effectRef idx="0">
                          <a:schemeClr val="accent2"/>
                        </a:effectRef>
                        <a:fontRef idx="minor">
                          <a:schemeClr val="lt1"/>
                        </a:fontRef>
                      </wps:style>
                      <wps:txbx>
                        <w:txbxContent>
                          <w:p w14:paraId="2625073E" w14:textId="1A93D421" w:rsidR="00040EFE" w:rsidRPr="00E154B6" w:rsidRDefault="00040EFE" w:rsidP="00040EFE">
                            <w:pPr>
                              <w:ind w:left="0"/>
                              <w:jc w:val="center"/>
                              <w:rPr>
                                <w:b/>
                                <w:bCs/>
                                <w:color w:val="6F4988"/>
                                <w:sz w:val="48"/>
                                <w:szCs w:val="48"/>
                              </w:rPr>
                            </w:pPr>
                            <w:r w:rsidRPr="00E154B6">
                              <w:rPr>
                                <w:b/>
                                <w:bCs/>
                                <w:color w:val="6F4988"/>
                                <w:sz w:val="48"/>
                                <w:szCs w:val="48"/>
                              </w:rPr>
                              <w:t>MOKA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0AB7A" id="Rechthoek 5" o:spid="_x0000_s1026" style="position:absolute;left:0;text-align:left;margin-left:-25.8pt;margin-top:-31.8pt;width:96pt;height:4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" fillcolor="#ed7d31 [3205]" stroked="f" strokeweight="1pt">
                <v:fill opacity="0"/>
                <v:textbox>
                  <w:txbxContent>
                    <w:p w14:paraId="2625073E" w14:textId="1A93D421" w:rsidR="00040EFE" w:rsidRPr="00E154B6" w:rsidRDefault="00040EFE" w:rsidP="00040EFE">
                      <w:pPr>
                        <w:ind w:left="0"/>
                        <w:jc w:val="center"/>
                        <w:rPr>
                          <w:b/>
                          <w:bCs/>
                          <w:color w:val="6F4988"/>
                          <w:sz w:val="48"/>
                          <w:szCs w:val="48"/>
                        </w:rPr>
                      </w:pPr>
                      <w:r w:rsidRPr="00E154B6">
                        <w:rPr>
                          <w:b/>
                          <w:bCs/>
                          <w:color w:val="6F4988"/>
                          <w:sz w:val="48"/>
                          <w:szCs w:val="48"/>
                        </w:rPr>
                        <w:t>MOKA</w:t>
                      </w:r>
                    </w:p>
                  </w:txbxContent>
                </v:textbox>
              </v:rect>
            </w:pict>
          </mc:Fallback>
        </mc:AlternateContent>
      </w:r>
      <w:ins w:id="0" w:author="Joël de Bruijn" w:date="2025-09-18T13:03:00Z" w16du:dateUtc="2025-09-18T11:03:00Z">
        <w:r w:rsidR="008E4C21">
          <w:rPr>
            <w:color w:val="5E5A55"/>
            <w:sz w:val="14"/>
            <w:szCs w:val="14"/>
          </w:rPr>
          <w:t xml:space="preserve">                                                                                    </w:t>
        </w:r>
        <w:r w:rsidR="00D30691">
          <w:rPr>
            <w:color w:val="5E5A55"/>
            <w:sz w:val="14"/>
            <w:szCs w:val="14"/>
          </w:rPr>
          <w:t xml:space="preserve">                                                                                                </w:t>
        </w:r>
      </w:ins>
      <w:r w:rsidR="00D4297B" w:rsidRPr="0072782B">
        <w:rPr>
          <w:color w:val="5E5A55"/>
          <w:sz w:val="14"/>
          <w:szCs w:val="14"/>
        </w:rPr>
        <w:t xml:space="preserve"> </w:t>
      </w:r>
      <w:r w:rsidR="00743FED" w:rsidRPr="0072782B">
        <w:rPr>
          <w:color w:val="5E5A55"/>
          <w:sz w:val="14"/>
          <w:szCs w:val="14"/>
        </w:rPr>
        <w:t xml:space="preserve"> </w:t>
      </w:r>
    </w:p>
    <w:p w14:paraId="498ACC02" w14:textId="1F692ECC" w:rsidR="008161B1" w:rsidRPr="0072782B" w:rsidRDefault="005D2A86">
      <w:pPr>
        <w:spacing w:after="0" w:line="240" w:lineRule="auto"/>
        <w:ind w:left="0" w:firstLine="0"/>
        <w:rPr>
          <w:rFonts w:ascii="Open Sans SemiBold" w:eastAsiaTheme="majorEastAsia" w:hAnsi="Open Sans SemiBold" w:cstheme="majorBidi"/>
          <w:b/>
          <w:bCs/>
          <w:color w:val="5E5A55"/>
          <w:spacing w:val="-10"/>
          <w:kern w:val="28"/>
          <w:sz w:val="14"/>
          <w:szCs w:val="14"/>
        </w:rPr>
      </w:pPr>
      <w:r w:rsidRPr="007F7E79">
        <w:rPr>
          <w:noProof/>
        </w:rPr>
        <mc:AlternateContent>
          <mc:Choice Requires="wps">
            <w:drawing>
              <wp:anchor distT="0" distB="1080135" distL="114300" distR="114300" simplePos="0" relativeHeight="251658240" behindDoc="0" locked="1" layoutInCell="1" allowOverlap="1" wp14:anchorId="60DBC2C2" wp14:editId="17DD5B04">
                <wp:simplePos x="0" y="0"/>
                <wp:positionH relativeFrom="margin">
                  <wp:posOffset>139065</wp:posOffset>
                </wp:positionH>
                <wp:positionV relativeFrom="page">
                  <wp:posOffset>8038465</wp:posOffset>
                </wp:positionV>
                <wp:extent cx="5486400" cy="1990725"/>
                <wp:effectExtent l="0" t="0" r="0" b="9525"/>
                <wp:wrapTopAndBottom/>
                <wp:docPr id="26" name="Tekstvak 26"/>
                <wp:cNvGraphicFramePr/>
                <a:graphic xmlns:a="http://schemas.openxmlformats.org/drawingml/2006/main">
                  <a:graphicData uri="http://schemas.microsoft.com/office/word/2010/wordprocessingShape">
                    <wps:wsp>
                      <wps:cNvSpPr txBox="1"/>
                      <wps:spPr>
                        <a:xfrm>
                          <a:off x="0" y="0"/>
                          <a:ext cx="5486400" cy="1990725"/>
                        </a:xfrm>
                        <a:prstGeom prst="rect">
                          <a:avLst/>
                        </a:prstGeom>
                        <a:noFill/>
                        <a:ln w="6350">
                          <a:noFill/>
                        </a:ln>
                      </wps:spPr>
                      <wps:txbx>
                        <w:txbxContent>
                          <w:p w14:paraId="618CAA67" w14:textId="76DD02D8" w:rsidR="005D2A86" w:rsidRPr="0072782B" w:rsidRDefault="008A4EBA" w:rsidP="005D2A86">
                            <w:pPr>
                              <w:pStyle w:val="Titel"/>
                              <w:rPr>
                                <w:color w:val="6F4988"/>
                                <w:sz w:val="60"/>
                                <w:szCs w:val="60"/>
                                <w14:textOutline w14:w="9525" w14:cap="rnd" w14:cmpd="sng" w14:algn="ctr">
                                  <w14:noFill/>
                                  <w14:prstDash w14:val="solid"/>
                                  <w14:bevel/>
                                </w14:textOutline>
                              </w:rPr>
                            </w:pPr>
                            <w:r>
                              <w:rPr>
                                <w:color w:val="6F4988"/>
                                <w:sz w:val="60"/>
                                <w:szCs w:val="60"/>
                                <w14:textOutline w14:w="9525" w14:cap="rnd" w14:cmpd="sng" w14:algn="ctr">
                                  <w14:noFill/>
                                  <w14:prstDash w14:val="solid"/>
                                  <w14:bevel/>
                                </w14:textOutline>
                              </w:rPr>
                              <w:t>OK</w:t>
                            </w:r>
                            <w:r w:rsidR="001A2CBB">
                              <w:rPr>
                                <w:color w:val="6F4988"/>
                                <w:sz w:val="60"/>
                                <w:szCs w:val="60"/>
                                <w14:textOutline w14:w="9525" w14:cap="rnd" w14:cmpd="sng" w14:algn="ctr">
                                  <w14:noFill/>
                                  <w14:prstDash w14:val="solid"/>
                                  <w14:bevel/>
                                </w14:textOutline>
                              </w:rPr>
                              <w:t>x</w:t>
                            </w:r>
                            <w:r>
                              <w:rPr>
                                <w:color w:val="6F4988"/>
                                <w:sz w:val="60"/>
                                <w:szCs w:val="60"/>
                                <w14:textOutline w14:w="9525" w14:cap="rnd" w14:cmpd="sng" w14:algn="ctr">
                                  <w14:noFill/>
                                  <w14:prstDash w14:val="solid"/>
                                  <w14:bevel/>
                                </w14:textOutline>
                              </w:rPr>
                              <w:t xml:space="preserve"> </w:t>
                            </w:r>
                            <w:r w:rsidR="001A2CBB">
                              <w:rPr>
                                <w:color w:val="6F4988"/>
                                <w:sz w:val="60"/>
                                <w:szCs w:val="60"/>
                                <w14:textOutline w14:w="9525" w14:cap="rnd" w14:cmpd="sng" w14:algn="ctr">
                                  <w14:noFill/>
                                  <w14:prstDash w14:val="solid"/>
                                  <w14:bevel/>
                                </w14:textOutline>
                              </w:rPr>
                              <w:t>guidelines</w:t>
                            </w:r>
                          </w:p>
                          <w:p w14:paraId="6C722D0C" w14:textId="7C2A8498" w:rsidR="005D2A86" w:rsidRDefault="001A2CBB" w:rsidP="005D2A86">
                            <w:pPr>
                              <w:pStyle w:val="Ondertitel"/>
                              <w:rPr>
                                <w:color w:val="6F4988"/>
                                <w14:textOutline w14:w="9525" w14:cap="rnd" w14:cmpd="sng" w14:algn="ctr">
                                  <w14:noFill/>
                                  <w14:prstDash w14:val="solid"/>
                                  <w14:bevel/>
                                </w14:textOutline>
                              </w:rPr>
                            </w:pPr>
                            <w:r>
                              <w:rPr>
                                <w:color w:val="6F4988"/>
                                <w14:textOutline w14:w="9525" w14:cap="rnd" w14:cmpd="sng" w14:algn="ctr">
                                  <w14:noFill/>
                                  <w14:prstDash w14:val="solid"/>
                                  <w14:bevel/>
                                </w14:textOutline>
                              </w:rPr>
                              <w:t xml:space="preserve">Richtlijnen </w:t>
                            </w:r>
                            <w:r w:rsidR="005E7A64">
                              <w:rPr>
                                <w:color w:val="6F4988"/>
                                <w14:textOutline w14:w="9525" w14:cap="rnd" w14:cmpd="sng" w14:algn="ctr">
                                  <w14:noFill/>
                                  <w14:prstDash w14:val="solid"/>
                                  <w14:bevel/>
                                </w14:textOutline>
                              </w:rPr>
                              <w:t>inrich</w:t>
                            </w:r>
                            <w:r w:rsidR="00D660C3">
                              <w:rPr>
                                <w:color w:val="6F4988"/>
                                <w14:textOutline w14:w="9525" w14:cap="rnd" w14:cmpd="sng" w14:algn="ctr">
                                  <w14:noFill/>
                                  <w14:prstDash w14:val="solid"/>
                                  <w14:bevel/>
                                </w14:textOutline>
                              </w:rPr>
                              <w:t xml:space="preserve">ting </w:t>
                            </w:r>
                            <w:r w:rsidR="005E7A64">
                              <w:rPr>
                                <w:color w:val="6F4988"/>
                                <w14:textOutline w14:w="9525" w14:cap="rnd" w14:cmpd="sng" w14:algn="ctr">
                                  <w14:noFill/>
                                  <w14:prstDash w14:val="solid"/>
                                  <w14:bevel/>
                                </w14:textOutline>
                              </w:rPr>
                              <w:t>systeemintegraties MBO</w:t>
                            </w:r>
                          </w:p>
                          <w:p w14:paraId="3284F46D" w14:textId="19276463" w:rsidR="007219BC" w:rsidRDefault="00CB1B09" w:rsidP="007219BC">
                            <w:r>
                              <w:t>Versie 1.0</w:t>
                            </w:r>
                          </w:p>
                          <w:p w14:paraId="31726E7E" w14:textId="6849BC66" w:rsidR="00CB1B09" w:rsidRPr="007219BC" w:rsidRDefault="00CB1B09" w:rsidP="007219BC">
                            <w:r>
                              <w:t xml:space="preserve">1 </w:t>
                            </w:r>
                            <w:r w:rsidR="00D660C3">
                              <w:t>se</w:t>
                            </w:r>
                            <w:r w:rsidR="00AF4744">
                              <w:t>p</w:t>
                            </w:r>
                            <w:r w:rsidR="00D660C3">
                              <w:t>tember</w:t>
                            </w:r>
                            <w:r w:rsidR="00B565E8">
                              <w:t xml:space="preserve"> </w:t>
                            </w:r>
                            <w:r>
                              <w:t>2025</w:t>
                            </w:r>
                          </w:p>
                          <w:p w14:paraId="73371A52" w14:textId="77777777" w:rsidR="005D2A86" w:rsidRPr="0072782B" w:rsidRDefault="005D2A86" w:rsidP="005D2A86">
                            <w:pPr>
                              <w:ind w:left="0"/>
                              <w:rPr>
                                <w:color w:val="6F4988"/>
                                <w14:textOutline w14:w="9525" w14:cap="rnd" w14:cmpd="sng" w14:algn="ctr">
                                  <w14:noFill/>
                                  <w14:prstDash w14:val="solid"/>
                                  <w14:bevel/>
                                </w14:textOutlin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DBC2C2" id="_x0000_t202" coordsize="21600,21600" o:spt="202" path="m,l,21600r21600,l21600,xe">
                <v:stroke joinstyle="miter"/>
                <v:path gradientshapeok="t" o:connecttype="rect"/>
              </v:shapetype>
              <v:shape id="Tekstvak 26" o:spid="_x0000_s1027" type="#_x0000_t202" style="position:absolute;margin-left:10.95pt;margin-top:632.95pt;width:6in;height:156.75pt;z-index:251658240;visibility:visible;mso-wrap-style:square;mso-width-percent:0;mso-height-percent:0;mso-wrap-distance-left:9pt;mso-wrap-distance-top:0;mso-wrap-distance-right:9pt;mso-wrap-distance-bottom:85.05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" filled="f" stroked="f" strokeweight=".5pt">
                <v:textbox inset="0,0,0,0">
                  <w:txbxContent>
                    <w:p w14:paraId="618CAA67" w14:textId="76DD02D8" w:rsidR="005D2A86" w:rsidRPr="0072782B" w:rsidRDefault="008A4EBA" w:rsidP="005D2A86">
                      <w:pPr>
                        <w:pStyle w:val="Titel"/>
                        <w:rPr>
                          <w:color w:val="6F4988"/>
                          <w:sz w:val="60"/>
                          <w:szCs w:val="60"/>
                          <w14:textOutline w14:w="9525" w14:cap="rnd" w14:cmpd="sng" w14:algn="ctr">
                            <w14:noFill/>
                            <w14:prstDash w14:val="solid"/>
                            <w14:bevel/>
                          </w14:textOutline>
                        </w:rPr>
                      </w:pPr>
                      <w:r>
                        <w:rPr>
                          <w:color w:val="6F4988"/>
                          <w:sz w:val="60"/>
                          <w:szCs w:val="60"/>
                          <w14:textOutline w14:w="9525" w14:cap="rnd" w14:cmpd="sng" w14:algn="ctr">
                            <w14:noFill/>
                            <w14:prstDash w14:val="solid"/>
                            <w14:bevel/>
                          </w14:textOutline>
                        </w:rPr>
                        <w:t>OK</w:t>
                      </w:r>
                      <w:r w:rsidR="001A2CBB">
                        <w:rPr>
                          <w:color w:val="6F4988"/>
                          <w:sz w:val="60"/>
                          <w:szCs w:val="60"/>
                          <w14:textOutline w14:w="9525" w14:cap="rnd" w14:cmpd="sng" w14:algn="ctr">
                            <w14:noFill/>
                            <w14:prstDash w14:val="solid"/>
                            <w14:bevel/>
                          </w14:textOutline>
                        </w:rPr>
                        <w:t>x</w:t>
                      </w:r>
                      <w:r>
                        <w:rPr>
                          <w:color w:val="6F4988"/>
                          <w:sz w:val="60"/>
                          <w:szCs w:val="60"/>
                          <w14:textOutline w14:w="9525" w14:cap="rnd" w14:cmpd="sng" w14:algn="ctr">
                            <w14:noFill/>
                            <w14:prstDash w14:val="solid"/>
                            <w14:bevel/>
                          </w14:textOutline>
                        </w:rPr>
                        <w:t xml:space="preserve"> </w:t>
                      </w:r>
                      <w:r w:rsidR="001A2CBB">
                        <w:rPr>
                          <w:color w:val="6F4988"/>
                          <w:sz w:val="60"/>
                          <w:szCs w:val="60"/>
                          <w14:textOutline w14:w="9525" w14:cap="rnd" w14:cmpd="sng" w14:algn="ctr">
                            <w14:noFill/>
                            <w14:prstDash w14:val="solid"/>
                            <w14:bevel/>
                          </w14:textOutline>
                        </w:rPr>
                        <w:t>guidelines</w:t>
                      </w:r>
                    </w:p>
                    <w:p w14:paraId="6C722D0C" w14:textId="7C2A8498" w:rsidR="005D2A86" w:rsidRDefault="001A2CBB" w:rsidP="005D2A86">
                      <w:pPr>
                        <w:pStyle w:val="Ondertitel"/>
                        <w:rPr>
                          <w:color w:val="6F4988"/>
                          <w14:textOutline w14:w="9525" w14:cap="rnd" w14:cmpd="sng" w14:algn="ctr">
                            <w14:noFill/>
                            <w14:prstDash w14:val="solid"/>
                            <w14:bevel/>
                          </w14:textOutline>
                        </w:rPr>
                      </w:pPr>
                      <w:r>
                        <w:rPr>
                          <w:color w:val="6F4988"/>
                          <w14:textOutline w14:w="9525" w14:cap="rnd" w14:cmpd="sng" w14:algn="ctr">
                            <w14:noFill/>
                            <w14:prstDash w14:val="solid"/>
                            <w14:bevel/>
                          </w14:textOutline>
                        </w:rPr>
                        <w:t xml:space="preserve">Richtlijnen </w:t>
                      </w:r>
                      <w:r w:rsidR="005E7A64">
                        <w:rPr>
                          <w:color w:val="6F4988"/>
                          <w14:textOutline w14:w="9525" w14:cap="rnd" w14:cmpd="sng" w14:algn="ctr">
                            <w14:noFill/>
                            <w14:prstDash w14:val="solid"/>
                            <w14:bevel/>
                          </w14:textOutline>
                        </w:rPr>
                        <w:t>inrich</w:t>
                      </w:r>
                      <w:r w:rsidR="00D660C3">
                        <w:rPr>
                          <w:color w:val="6F4988"/>
                          <w14:textOutline w14:w="9525" w14:cap="rnd" w14:cmpd="sng" w14:algn="ctr">
                            <w14:noFill/>
                            <w14:prstDash w14:val="solid"/>
                            <w14:bevel/>
                          </w14:textOutline>
                        </w:rPr>
                        <w:t xml:space="preserve">ting </w:t>
                      </w:r>
                      <w:r w:rsidR="005E7A64">
                        <w:rPr>
                          <w:color w:val="6F4988"/>
                          <w14:textOutline w14:w="9525" w14:cap="rnd" w14:cmpd="sng" w14:algn="ctr">
                            <w14:noFill/>
                            <w14:prstDash w14:val="solid"/>
                            <w14:bevel/>
                          </w14:textOutline>
                        </w:rPr>
                        <w:t>systeemintegraties MBO</w:t>
                      </w:r>
                    </w:p>
                    <w:p w14:paraId="3284F46D" w14:textId="19276463" w:rsidR="007219BC" w:rsidRDefault="00CB1B09" w:rsidP="007219BC">
                      <w:r>
                        <w:t>Versie 1.0</w:t>
                      </w:r>
                    </w:p>
                    <w:p w14:paraId="31726E7E" w14:textId="6849BC66" w:rsidR="00CB1B09" w:rsidRPr="007219BC" w:rsidRDefault="00CB1B09" w:rsidP="007219BC">
                      <w:r>
                        <w:t xml:space="preserve">1 </w:t>
                      </w:r>
                      <w:r w:rsidR="00D660C3">
                        <w:t>se</w:t>
                      </w:r>
                      <w:r w:rsidR="00AF4744">
                        <w:t>p</w:t>
                      </w:r>
                      <w:r w:rsidR="00D660C3">
                        <w:t>tember</w:t>
                      </w:r>
                      <w:r w:rsidR="00B565E8">
                        <w:t xml:space="preserve"> </w:t>
                      </w:r>
                      <w:r>
                        <w:t>2025</w:t>
                      </w:r>
                    </w:p>
                    <w:p w14:paraId="73371A52" w14:textId="77777777" w:rsidR="005D2A86" w:rsidRPr="0072782B" w:rsidRDefault="005D2A86" w:rsidP="005D2A86">
                      <w:pPr>
                        <w:ind w:left="0"/>
                        <w:rPr>
                          <w:color w:val="6F4988"/>
                          <w14:textOutline w14:w="9525" w14:cap="rnd" w14:cmpd="sng" w14:algn="ctr">
                            <w14:noFill/>
                            <w14:prstDash w14:val="solid"/>
                            <w14:bevel/>
                          </w14:textOutline>
                        </w:rPr>
                      </w:pPr>
                    </w:p>
                  </w:txbxContent>
                </v:textbox>
                <w10:wrap type="topAndBottom" anchorx="margin" anchory="page"/>
                <w10:anchorlock/>
              </v:shape>
            </w:pict>
          </mc:Fallback>
        </mc:AlternateContent>
      </w:r>
      <w:r w:rsidR="008161B1" w:rsidRPr="0072782B">
        <w:rPr>
          <w:color w:val="5E5A55"/>
          <w:sz w:val="14"/>
          <w:szCs w:val="14"/>
        </w:rPr>
        <w:br w:type="page"/>
      </w:r>
      <w:r w:rsidR="00E154B6" w:rsidRPr="007F7E79">
        <w:rPr>
          <w:rFonts w:ascii="Open Sans SemiBold" w:hAnsi="Open Sans SemiBold" w:cs="Open Sans SemiBold"/>
          <w:b/>
          <w:bCs/>
          <w:noProof/>
          <w:sz w:val="28"/>
          <w:szCs w:val="28"/>
        </w:rPr>
        <w:drawing>
          <wp:anchor distT="0" distB="0" distL="114300" distR="114300" simplePos="0" relativeHeight="251658242" behindDoc="0" locked="1" layoutInCell="1" allowOverlap="1" wp14:anchorId="21351510" wp14:editId="0F2D88BF">
            <wp:simplePos x="0" y="0"/>
            <wp:positionH relativeFrom="page">
              <wp:posOffset>6185535</wp:posOffset>
            </wp:positionH>
            <wp:positionV relativeFrom="page">
              <wp:posOffset>5274310</wp:posOffset>
            </wp:positionV>
            <wp:extent cx="1310005" cy="410210"/>
            <wp:effectExtent l="0" t="0" r="0" b="0"/>
            <wp:wrapNone/>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12" cstate="print">
                      <a:lum bright="-43000"/>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310005" cy="410210"/>
                    </a:xfrm>
                    <a:prstGeom prst="rect">
                      <a:avLst/>
                    </a:prstGeom>
                  </pic:spPr>
                </pic:pic>
              </a:graphicData>
            </a:graphic>
            <wp14:sizeRelH relativeFrom="page">
              <wp14:pctWidth>0</wp14:pctWidth>
            </wp14:sizeRelH>
            <wp14:sizeRelV relativeFrom="page">
              <wp14:pctHeight>0</wp14:pctHeight>
            </wp14:sizeRelV>
          </wp:anchor>
        </w:drawing>
      </w:r>
    </w:p>
    <w:p w14:paraId="368CF7A8" w14:textId="77777777" w:rsidR="00BB2848" w:rsidRPr="00FC2905" w:rsidRDefault="00BB2848" w:rsidP="009F6742">
      <w:pPr>
        <w:ind w:left="284" w:firstLine="0"/>
        <w:rPr>
          <w:b/>
          <w:szCs w:val="18"/>
        </w:rPr>
      </w:pPr>
      <w:r w:rsidRPr="00FC2905">
        <w:rPr>
          <w:b/>
          <w:szCs w:val="18"/>
        </w:rPr>
        <w:lastRenderedPageBreak/>
        <w:t>Revisie Historie</w:t>
      </w:r>
    </w:p>
    <w:tbl>
      <w:tblPr>
        <w:tblW w:w="9022" w:type="dxa"/>
        <w:tblInd w:w="108" w:type="dxa"/>
        <w:tblBorders>
          <w:top w:val="single" w:sz="4" w:space="0" w:color="54547C"/>
          <w:left w:val="single" w:sz="4" w:space="0" w:color="54547C"/>
          <w:bottom w:val="single" w:sz="4" w:space="0" w:color="54547C"/>
          <w:right w:val="single" w:sz="4" w:space="0" w:color="54547C"/>
          <w:insideH w:val="single" w:sz="4" w:space="0" w:color="54547C"/>
          <w:insideV w:val="single" w:sz="4" w:space="0" w:color="54547C"/>
        </w:tblBorders>
        <w:tblLayout w:type="fixed"/>
        <w:tblLook w:val="04A0" w:firstRow="1" w:lastRow="0" w:firstColumn="1" w:lastColumn="0" w:noHBand="0" w:noVBand="1"/>
      </w:tblPr>
      <w:tblGrid>
        <w:gridCol w:w="658"/>
        <w:gridCol w:w="4678"/>
        <w:gridCol w:w="2126"/>
        <w:gridCol w:w="1560"/>
      </w:tblGrid>
      <w:tr w:rsidR="00BB2848" w:rsidRPr="00FC2905" w14:paraId="3745F898" w14:textId="77777777" w:rsidTr="00A1473D">
        <w:tc>
          <w:tcPr>
            <w:tcW w:w="658" w:type="dxa"/>
            <w:shd w:val="clear" w:color="auto" w:fill="54547C"/>
            <w:tcMar>
              <w:top w:w="28" w:type="dxa"/>
              <w:left w:w="57" w:type="dxa"/>
              <w:bottom w:w="28" w:type="dxa"/>
              <w:right w:w="57" w:type="dxa"/>
            </w:tcMar>
          </w:tcPr>
          <w:p w14:paraId="5905B090" w14:textId="77777777" w:rsidR="00BB2848" w:rsidRPr="00FC2905" w:rsidRDefault="00BB2848" w:rsidP="0081336B">
            <w:pPr>
              <w:rPr>
                <w:color w:val="FFFFFF"/>
                <w:szCs w:val="18"/>
              </w:rPr>
            </w:pPr>
            <w:r w:rsidRPr="00FC2905">
              <w:rPr>
                <w:color w:val="FFFFFF"/>
                <w:szCs w:val="18"/>
              </w:rPr>
              <w:t>Versie</w:t>
            </w:r>
          </w:p>
        </w:tc>
        <w:tc>
          <w:tcPr>
            <w:tcW w:w="4678" w:type="dxa"/>
            <w:shd w:val="clear" w:color="auto" w:fill="54547C"/>
            <w:tcMar>
              <w:top w:w="28" w:type="dxa"/>
              <w:left w:w="57" w:type="dxa"/>
              <w:bottom w:w="28" w:type="dxa"/>
              <w:right w:w="57" w:type="dxa"/>
            </w:tcMar>
          </w:tcPr>
          <w:p w14:paraId="4A53578F" w14:textId="77777777" w:rsidR="00BB2848" w:rsidRPr="00FC2905" w:rsidRDefault="00BB2848" w:rsidP="0081336B">
            <w:pPr>
              <w:rPr>
                <w:color w:val="FFFFFF"/>
                <w:szCs w:val="18"/>
              </w:rPr>
            </w:pPr>
            <w:r w:rsidRPr="00FC2905">
              <w:rPr>
                <w:color w:val="FFFFFF"/>
                <w:szCs w:val="18"/>
              </w:rPr>
              <w:t>Omschrijving</w:t>
            </w:r>
          </w:p>
        </w:tc>
        <w:tc>
          <w:tcPr>
            <w:tcW w:w="2126" w:type="dxa"/>
            <w:shd w:val="clear" w:color="auto" w:fill="54547C"/>
            <w:tcMar>
              <w:top w:w="28" w:type="dxa"/>
              <w:left w:w="57" w:type="dxa"/>
              <w:bottom w:w="28" w:type="dxa"/>
              <w:right w:w="57" w:type="dxa"/>
            </w:tcMar>
          </w:tcPr>
          <w:p w14:paraId="7A52DB38" w14:textId="77777777" w:rsidR="00BB2848" w:rsidRPr="00FC2905" w:rsidRDefault="00BB2848" w:rsidP="0081336B">
            <w:pPr>
              <w:rPr>
                <w:color w:val="FFFFFF"/>
                <w:szCs w:val="18"/>
              </w:rPr>
            </w:pPr>
            <w:r w:rsidRPr="00FC2905">
              <w:rPr>
                <w:color w:val="FFFFFF"/>
                <w:szCs w:val="18"/>
              </w:rPr>
              <w:t>Auteur</w:t>
            </w:r>
          </w:p>
        </w:tc>
        <w:tc>
          <w:tcPr>
            <w:tcW w:w="1560" w:type="dxa"/>
            <w:shd w:val="clear" w:color="auto" w:fill="54547C"/>
            <w:tcMar>
              <w:top w:w="28" w:type="dxa"/>
              <w:left w:w="57" w:type="dxa"/>
              <w:bottom w:w="28" w:type="dxa"/>
              <w:right w:w="57" w:type="dxa"/>
            </w:tcMar>
          </w:tcPr>
          <w:p w14:paraId="57B0DE1E" w14:textId="77777777" w:rsidR="00BB2848" w:rsidRPr="00FC2905" w:rsidRDefault="00BB2848" w:rsidP="0081336B">
            <w:pPr>
              <w:rPr>
                <w:color w:val="FFFFFF"/>
                <w:szCs w:val="18"/>
              </w:rPr>
            </w:pPr>
            <w:r w:rsidRPr="00FC2905">
              <w:rPr>
                <w:color w:val="FFFFFF"/>
                <w:szCs w:val="18"/>
              </w:rPr>
              <w:t>Datum</w:t>
            </w:r>
          </w:p>
        </w:tc>
      </w:tr>
      <w:tr w:rsidR="00BB2848" w:rsidRPr="00FC2905" w14:paraId="782DEC09" w14:textId="77777777" w:rsidTr="00A1473D">
        <w:tc>
          <w:tcPr>
            <w:tcW w:w="658" w:type="dxa"/>
            <w:tcMar>
              <w:top w:w="28" w:type="dxa"/>
              <w:left w:w="57" w:type="dxa"/>
              <w:bottom w:w="28" w:type="dxa"/>
              <w:right w:w="57" w:type="dxa"/>
            </w:tcMar>
          </w:tcPr>
          <w:p w14:paraId="125EB4F1" w14:textId="58F5D7C6" w:rsidR="00BB2848" w:rsidRPr="00FC2905" w:rsidRDefault="00BB2848" w:rsidP="0081336B">
            <w:pPr>
              <w:rPr>
                <w:szCs w:val="18"/>
              </w:rPr>
            </w:pPr>
            <w:r>
              <w:rPr>
                <w:szCs w:val="18"/>
              </w:rPr>
              <w:t>1.0</w:t>
            </w:r>
          </w:p>
        </w:tc>
        <w:tc>
          <w:tcPr>
            <w:tcW w:w="4678" w:type="dxa"/>
            <w:tcMar>
              <w:top w:w="28" w:type="dxa"/>
              <w:left w:w="57" w:type="dxa"/>
              <w:bottom w:w="28" w:type="dxa"/>
              <w:right w:w="57" w:type="dxa"/>
            </w:tcMar>
          </w:tcPr>
          <w:p w14:paraId="56502D3C" w14:textId="1EB83453" w:rsidR="00BB2848" w:rsidRPr="00FC2905" w:rsidRDefault="00DD584D" w:rsidP="0081336B">
            <w:pPr>
              <w:rPr>
                <w:szCs w:val="18"/>
              </w:rPr>
            </w:pPr>
            <w:r>
              <w:rPr>
                <w:szCs w:val="18"/>
              </w:rPr>
              <w:t>De eerste officiële versie uitgegeven vanuit de MOKA</w:t>
            </w:r>
            <w:r w:rsidR="00BB2848" w:rsidRPr="00FC2905">
              <w:rPr>
                <w:szCs w:val="18"/>
              </w:rPr>
              <w:t>.</w:t>
            </w:r>
          </w:p>
        </w:tc>
        <w:tc>
          <w:tcPr>
            <w:tcW w:w="2126" w:type="dxa"/>
            <w:tcMar>
              <w:top w:w="28" w:type="dxa"/>
              <w:left w:w="57" w:type="dxa"/>
              <w:bottom w:w="28" w:type="dxa"/>
              <w:right w:w="57" w:type="dxa"/>
            </w:tcMar>
          </w:tcPr>
          <w:p w14:paraId="5CE42CAA" w14:textId="77777777" w:rsidR="00BB2848" w:rsidRPr="00FC2905" w:rsidRDefault="00BB2848" w:rsidP="0081336B">
            <w:pPr>
              <w:rPr>
                <w:szCs w:val="18"/>
              </w:rPr>
            </w:pPr>
            <w:r w:rsidRPr="00FC2905">
              <w:rPr>
                <w:szCs w:val="18"/>
              </w:rPr>
              <w:t>E. Zwankhuizen</w:t>
            </w:r>
          </w:p>
          <w:p w14:paraId="389255BE" w14:textId="713E3929" w:rsidR="00BB2848" w:rsidRPr="00FC2905" w:rsidRDefault="00BB2848" w:rsidP="0081336B">
            <w:pPr>
              <w:spacing w:line="80" w:lineRule="atLeast"/>
              <w:rPr>
                <w:szCs w:val="18"/>
              </w:rPr>
            </w:pPr>
            <w:r>
              <w:rPr>
                <w:szCs w:val="18"/>
              </w:rPr>
              <w:t>Werkgroep</w:t>
            </w:r>
            <w:r w:rsidRPr="00CF3F0C">
              <w:rPr>
                <w:szCs w:val="18"/>
              </w:rPr>
              <w:t xml:space="preserve"> </w:t>
            </w:r>
            <w:r w:rsidR="00AE1C49">
              <w:rPr>
                <w:szCs w:val="18"/>
              </w:rPr>
              <w:t>MOKA</w:t>
            </w:r>
          </w:p>
        </w:tc>
        <w:tc>
          <w:tcPr>
            <w:tcW w:w="1560" w:type="dxa"/>
            <w:tcMar>
              <w:top w:w="28" w:type="dxa"/>
              <w:left w:w="57" w:type="dxa"/>
              <w:bottom w:w="28" w:type="dxa"/>
              <w:right w:w="57" w:type="dxa"/>
            </w:tcMar>
          </w:tcPr>
          <w:p w14:paraId="60F027A6" w14:textId="37C1C1BE" w:rsidR="00BB2848" w:rsidRPr="00FC2905" w:rsidRDefault="00AE1C49" w:rsidP="0081336B">
            <w:pPr>
              <w:rPr>
                <w:szCs w:val="18"/>
              </w:rPr>
            </w:pPr>
            <w:r>
              <w:rPr>
                <w:szCs w:val="18"/>
              </w:rPr>
              <w:t xml:space="preserve">1 </w:t>
            </w:r>
            <w:r w:rsidR="00DD584D">
              <w:rPr>
                <w:szCs w:val="18"/>
              </w:rPr>
              <w:t>september</w:t>
            </w:r>
            <w:r>
              <w:rPr>
                <w:szCs w:val="18"/>
              </w:rPr>
              <w:t xml:space="preserve"> 2025</w:t>
            </w:r>
          </w:p>
        </w:tc>
      </w:tr>
      <w:tr w:rsidR="00BB2848" w:rsidRPr="00FC2905" w14:paraId="036C35D0" w14:textId="77777777" w:rsidTr="00A1473D">
        <w:tc>
          <w:tcPr>
            <w:tcW w:w="658" w:type="dxa"/>
            <w:tcMar>
              <w:top w:w="28" w:type="dxa"/>
              <w:left w:w="57" w:type="dxa"/>
              <w:bottom w:w="28" w:type="dxa"/>
              <w:right w:w="57" w:type="dxa"/>
            </w:tcMar>
          </w:tcPr>
          <w:p w14:paraId="14C50238" w14:textId="6BD8F0E3" w:rsidR="00BB2848" w:rsidRPr="00FC2905" w:rsidRDefault="00BB2848" w:rsidP="0081336B">
            <w:pPr>
              <w:rPr>
                <w:szCs w:val="18"/>
              </w:rPr>
            </w:pPr>
          </w:p>
        </w:tc>
        <w:tc>
          <w:tcPr>
            <w:tcW w:w="4678" w:type="dxa"/>
            <w:tcMar>
              <w:top w:w="28" w:type="dxa"/>
              <w:left w:w="57" w:type="dxa"/>
              <w:bottom w:w="28" w:type="dxa"/>
              <w:right w:w="57" w:type="dxa"/>
            </w:tcMar>
          </w:tcPr>
          <w:p w14:paraId="64F2D603" w14:textId="6EA28519" w:rsidR="00BB2848" w:rsidRPr="00FC2905" w:rsidRDefault="00BB2848" w:rsidP="0081336B">
            <w:pPr>
              <w:rPr>
                <w:szCs w:val="18"/>
              </w:rPr>
            </w:pPr>
          </w:p>
        </w:tc>
        <w:tc>
          <w:tcPr>
            <w:tcW w:w="2126" w:type="dxa"/>
            <w:tcMar>
              <w:top w:w="28" w:type="dxa"/>
              <w:left w:w="57" w:type="dxa"/>
              <w:bottom w:w="28" w:type="dxa"/>
              <w:right w:w="57" w:type="dxa"/>
            </w:tcMar>
          </w:tcPr>
          <w:p w14:paraId="22787EA3" w14:textId="5D2EFCBB" w:rsidR="00BB2848" w:rsidRPr="00FC2905" w:rsidRDefault="00BB2848" w:rsidP="00AD23CD">
            <w:pPr>
              <w:spacing w:line="80" w:lineRule="atLeast"/>
              <w:rPr>
                <w:szCs w:val="18"/>
              </w:rPr>
            </w:pPr>
          </w:p>
        </w:tc>
        <w:tc>
          <w:tcPr>
            <w:tcW w:w="1560" w:type="dxa"/>
            <w:tcMar>
              <w:top w:w="28" w:type="dxa"/>
              <w:left w:w="57" w:type="dxa"/>
              <w:bottom w:w="28" w:type="dxa"/>
              <w:right w:w="57" w:type="dxa"/>
            </w:tcMar>
          </w:tcPr>
          <w:p w14:paraId="039EF010" w14:textId="1F326B5E" w:rsidR="00BB2848" w:rsidRPr="00FC2905" w:rsidRDefault="00BB2848" w:rsidP="0081336B">
            <w:pPr>
              <w:rPr>
                <w:szCs w:val="18"/>
              </w:rPr>
            </w:pPr>
          </w:p>
        </w:tc>
      </w:tr>
      <w:tr w:rsidR="00BB2848" w:rsidRPr="00FC2905" w14:paraId="07512852" w14:textId="77777777" w:rsidTr="00A1473D">
        <w:tc>
          <w:tcPr>
            <w:tcW w:w="658" w:type="dxa"/>
            <w:tcMar>
              <w:top w:w="28" w:type="dxa"/>
              <w:left w:w="57" w:type="dxa"/>
              <w:bottom w:w="28" w:type="dxa"/>
              <w:right w:w="57" w:type="dxa"/>
            </w:tcMar>
          </w:tcPr>
          <w:p w14:paraId="69590F2D" w14:textId="7498AF48" w:rsidR="00BB2848" w:rsidRPr="00CF3F0C" w:rsidRDefault="00BB2848" w:rsidP="0081336B">
            <w:pPr>
              <w:rPr>
                <w:szCs w:val="18"/>
              </w:rPr>
            </w:pPr>
          </w:p>
        </w:tc>
        <w:tc>
          <w:tcPr>
            <w:tcW w:w="4678" w:type="dxa"/>
            <w:tcMar>
              <w:top w:w="28" w:type="dxa"/>
              <w:left w:w="57" w:type="dxa"/>
              <w:bottom w:w="28" w:type="dxa"/>
              <w:right w:w="57" w:type="dxa"/>
            </w:tcMar>
          </w:tcPr>
          <w:p w14:paraId="18A82E68" w14:textId="0055BF4D" w:rsidR="00BB2848" w:rsidRPr="00CF3F0C" w:rsidRDefault="00BB2848" w:rsidP="0081336B">
            <w:pPr>
              <w:rPr>
                <w:szCs w:val="18"/>
              </w:rPr>
            </w:pPr>
          </w:p>
        </w:tc>
        <w:tc>
          <w:tcPr>
            <w:tcW w:w="2126" w:type="dxa"/>
            <w:tcMar>
              <w:top w:w="28" w:type="dxa"/>
              <w:left w:w="57" w:type="dxa"/>
              <w:bottom w:w="28" w:type="dxa"/>
              <w:right w:w="57" w:type="dxa"/>
            </w:tcMar>
          </w:tcPr>
          <w:p w14:paraId="001E2E2D" w14:textId="7FD097A0" w:rsidR="00BB2848" w:rsidRPr="00CF3F0C" w:rsidRDefault="00BB2848" w:rsidP="0081336B">
            <w:pPr>
              <w:spacing w:line="80" w:lineRule="atLeast"/>
              <w:rPr>
                <w:szCs w:val="18"/>
              </w:rPr>
            </w:pPr>
          </w:p>
        </w:tc>
        <w:tc>
          <w:tcPr>
            <w:tcW w:w="1560" w:type="dxa"/>
            <w:tcMar>
              <w:top w:w="28" w:type="dxa"/>
              <w:left w:w="57" w:type="dxa"/>
              <w:bottom w:w="28" w:type="dxa"/>
              <w:right w:w="57" w:type="dxa"/>
            </w:tcMar>
          </w:tcPr>
          <w:p w14:paraId="20DE32D7" w14:textId="27736FDD" w:rsidR="00BB2848" w:rsidRPr="00FC2905" w:rsidRDefault="00BB2848" w:rsidP="0081336B">
            <w:pPr>
              <w:rPr>
                <w:szCs w:val="18"/>
              </w:rPr>
            </w:pPr>
          </w:p>
        </w:tc>
      </w:tr>
    </w:tbl>
    <w:p w14:paraId="2D2E2F83" w14:textId="77777777" w:rsidR="00BB2848" w:rsidRDefault="00BB2848" w:rsidP="00BB2848">
      <w:pPr>
        <w:spacing w:line="240" w:lineRule="auto"/>
        <w:rPr>
          <w:szCs w:val="18"/>
        </w:rPr>
      </w:pPr>
    </w:p>
    <w:p w14:paraId="5FE18B35" w14:textId="77777777" w:rsidR="00BB2848" w:rsidRDefault="00BB2848" w:rsidP="00BB2848">
      <w:pPr>
        <w:spacing w:line="240" w:lineRule="auto"/>
        <w:rPr>
          <w:szCs w:val="18"/>
        </w:rPr>
      </w:pPr>
    </w:p>
    <w:p w14:paraId="6AA64931" w14:textId="77777777" w:rsidR="00BB2848" w:rsidRPr="00FC2905" w:rsidRDefault="00BB2848" w:rsidP="00BB2848">
      <w:pPr>
        <w:spacing w:line="240" w:lineRule="auto"/>
        <w:rPr>
          <w:szCs w:val="18"/>
        </w:rPr>
      </w:pPr>
    </w:p>
    <w:tbl>
      <w:tblPr>
        <w:tblW w:w="9022" w:type="dxa"/>
        <w:tblInd w:w="108" w:type="dxa"/>
        <w:tblBorders>
          <w:top w:val="single" w:sz="4" w:space="0" w:color="54547C"/>
          <w:left w:val="single" w:sz="4" w:space="0" w:color="54547C"/>
          <w:bottom w:val="single" w:sz="4" w:space="0" w:color="54547C"/>
          <w:right w:val="single" w:sz="4" w:space="0" w:color="54547C"/>
          <w:insideH w:val="single" w:sz="4" w:space="0" w:color="54547C"/>
          <w:insideV w:val="single" w:sz="4" w:space="0" w:color="54547C"/>
        </w:tblBorders>
        <w:tblLayout w:type="fixed"/>
        <w:tblLook w:val="04A0" w:firstRow="1" w:lastRow="0" w:firstColumn="1" w:lastColumn="0" w:noHBand="0" w:noVBand="1"/>
      </w:tblPr>
      <w:tblGrid>
        <w:gridCol w:w="2722"/>
        <w:gridCol w:w="6300"/>
      </w:tblGrid>
      <w:tr w:rsidR="00BB2848" w:rsidRPr="00FC2905" w14:paraId="595C5BDD" w14:textId="77777777" w:rsidTr="00DE423C">
        <w:tc>
          <w:tcPr>
            <w:tcW w:w="2722" w:type="dxa"/>
            <w:tcMar>
              <w:top w:w="28" w:type="dxa"/>
              <w:left w:w="57" w:type="dxa"/>
              <w:bottom w:w="28" w:type="dxa"/>
              <w:right w:w="57" w:type="dxa"/>
            </w:tcMar>
          </w:tcPr>
          <w:p w14:paraId="0852CDF2" w14:textId="77777777" w:rsidR="00BB2848" w:rsidRPr="00FC2905" w:rsidRDefault="00BB2848" w:rsidP="0081336B">
            <w:pPr>
              <w:spacing w:line="240" w:lineRule="auto"/>
              <w:rPr>
                <w:szCs w:val="18"/>
              </w:rPr>
            </w:pPr>
            <w:r w:rsidRPr="00FC2905">
              <w:rPr>
                <w:szCs w:val="18"/>
              </w:rPr>
              <w:t>Dit document is in beheer bij:</w:t>
            </w:r>
          </w:p>
        </w:tc>
        <w:tc>
          <w:tcPr>
            <w:tcW w:w="6300" w:type="dxa"/>
            <w:tcMar>
              <w:top w:w="28" w:type="dxa"/>
              <w:left w:w="57" w:type="dxa"/>
              <w:bottom w:w="28" w:type="dxa"/>
              <w:right w:w="57" w:type="dxa"/>
            </w:tcMar>
          </w:tcPr>
          <w:p w14:paraId="5F83ABA2" w14:textId="2C1E854B" w:rsidR="00BB2848" w:rsidRPr="00FC2905" w:rsidRDefault="00BB2848" w:rsidP="00BB2848">
            <w:pPr>
              <w:rPr>
                <w:szCs w:val="18"/>
              </w:rPr>
            </w:pPr>
            <w:r>
              <w:rPr>
                <w:szCs w:val="18"/>
              </w:rPr>
              <w:t>Werkgroep MOKA</w:t>
            </w:r>
          </w:p>
        </w:tc>
      </w:tr>
    </w:tbl>
    <w:p w14:paraId="1EE5ACBC" w14:textId="77777777" w:rsidR="001A0B19" w:rsidRDefault="001A0B19" w:rsidP="001A0B19">
      <w:pPr>
        <w:spacing w:line="240" w:lineRule="auto"/>
        <w:ind w:left="142" w:firstLine="0"/>
        <w:rPr>
          <w:szCs w:val="18"/>
        </w:rPr>
      </w:pPr>
      <w:r>
        <w:rPr>
          <w:szCs w:val="18"/>
        </w:rPr>
        <w:t xml:space="preserve">Dit document is tot stand gekomen mede met </w:t>
      </w:r>
      <w:r w:rsidRPr="009F6742">
        <w:rPr>
          <w:szCs w:val="18"/>
        </w:rPr>
        <w:t>bijdragen van</w:t>
      </w:r>
      <w:r>
        <w:rPr>
          <w:szCs w:val="18"/>
        </w:rPr>
        <w:t xml:space="preserve">; </w:t>
      </w:r>
      <w:r w:rsidRPr="009F6742">
        <w:rPr>
          <w:szCs w:val="18"/>
        </w:rPr>
        <w:t>Jos van der Arend</w:t>
      </w:r>
      <w:r>
        <w:rPr>
          <w:szCs w:val="18"/>
        </w:rPr>
        <w:t>,</w:t>
      </w:r>
      <w:r w:rsidRPr="009F6742">
        <w:rPr>
          <w:szCs w:val="18"/>
        </w:rPr>
        <w:t xml:space="preserve"> Hans Swart, Kees </w:t>
      </w:r>
      <w:r>
        <w:rPr>
          <w:szCs w:val="18"/>
        </w:rPr>
        <w:t xml:space="preserve">     </w:t>
      </w:r>
      <w:r w:rsidRPr="009F6742">
        <w:rPr>
          <w:szCs w:val="18"/>
        </w:rPr>
        <w:t>van Ginkel en Patrick van der Veer</w:t>
      </w:r>
    </w:p>
    <w:p w14:paraId="0BC2C2BD" w14:textId="77777777" w:rsidR="00BB2848" w:rsidRPr="00FC2905" w:rsidRDefault="00BB2848" w:rsidP="00BB2848">
      <w:pPr>
        <w:spacing w:line="240" w:lineRule="auto"/>
        <w:rPr>
          <w:szCs w:val="18"/>
        </w:rPr>
      </w:pPr>
    </w:p>
    <w:p w14:paraId="49B58E4C" w14:textId="77777777" w:rsidR="00BB2848" w:rsidRPr="00FC2905" w:rsidRDefault="00BB2848" w:rsidP="00BB2848">
      <w:pPr>
        <w:rPr>
          <w:b/>
          <w:szCs w:val="18"/>
        </w:rPr>
      </w:pPr>
      <w:r w:rsidRPr="00FC2905">
        <w:rPr>
          <w:b/>
          <w:szCs w:val="18"/>
        </w:rPr>
        <w:t>Distributielijst</w:t>
      </w:r>
    </w:p>
    <w:tbl>
      <w:tblPr>
        <w:tblW w:w="9021" w:type="dxa"/>
        <w:tblInd w:w="108" w:type="dxa"/>
        <w:tblBorders>
          <w:top w:val="single" w:sz="4" w:space="0" w:color="54547C"/>
          <w:left w:val="single" w:sz="4" w:space="0" w:color="54547C"/>
          <w:bottom w:val="single" w:sz="4" w:space="0" w:color="54547C"/>
          <w:right w:val="single" w:sz="4" w:space="0" w:color="54547C"/>
          <w:insideH w:val="single" w:sz="4" w:space="0" w:color="54547C"/>
          <w:insideV w:val="single" w:sz="4" w:space="0" w:color="54547C"/>
        </w:tblBorders>
        <w:tblLayout w:type="fixed"/>
        <w:tblLook w:val="04A0" w:firstRow="1" w:lastRow="0" w:firstColumn="1" w:lastColumn="0" w:noHBand="0" w:noVBand="1"/>
      </w:tblPr>
      <w:tblGrid>
        <w:gridCol w:w="658"/>
        <w:gridCol w:w="1843"/>
        <w:gridCol w:w="6520"/>
      </w:tblGrid>
      <w:tr w:rsidR="00BB2848" w:rsidRPr="00FC2905" w14:paraId="16AF0104" w14:textId="77777777" w:rsidTr="00A1473D">
        <w:tc>
          <w:tcPr>
            <w:tcW w:w="658" w:type="dxa"/>
            <w:shd w:val="clear" w:color="auto" w:fill="54547C"/>
            <w:tcMar>
              <w:top w:w="28" w:type="dxa"/>
              <w:left w:w="57" w:type="dxa"/>
              <w:bottom w:w="28" w:type="dxa"/>
              <w:right w:w="57" w:type="dxa"/>
            </w:tcMar>
          </w:tcPr>
          <w:p w14:paraId="5520D7F1" w14:textId="77777777" w:rsidR="00BB2848" w:rsidRPr="00FC2905" w:rsidRDefault="00BB2848" w:rsidP="0081336B">
            <w:pPr>
              <w:rPr>
                <w:color w:val="FFFFFF"/>
                <w:szCs w:val="18"/>
              </w:rPr>
            </w:pPr>
            <w:r w:rsidRPr="00FC2905">
              <w:rPr>
                <w:color w:val="FFFFFF"/>
                <w:szCs w:val="18"/>
              </w:rPr>
              <w:t>Versie</w:t>
            </w:r>
          </w:p>
        </w:tc>
        <w:tc>
          <w:tcPr>
            <w:tcW w:w="1843" w:type="dxa"/>
            <w:shd w:val="clear" w:color="auto" w:fill="54547C"/>
            <w:tcMar>
              <w:top w:w="28" w:type="dxa"/>
              <w:left w:w="57" w:type="dxa"/>
              <w:bottom w:w="28" w:type="dxa"/>
              <w:right w:w="57" w:type="dxa"/>
            </w:tcMar>
          </w:tcPr>
          <w:p w14:paraId="68092CB0" w14:textId="77777777" w:rsidR="00BB2848" w:rsidRPr="00FC2905" w:rsidRDefault="00BB2848" w:rsidP="0081336B">
            <w:pPr>
              <w:rPr>
                <w:color w:val="FFFFFF"/>
                <w:szCs w:val="18"/>
              </w:rPr>
            </w:pPr>
            <w:r w:rsidRPr="00FC2905">
              <w:rPr>
                <w:color w:val="FFFFFF"/>
                <w:szCs w:val="18"/>
              </w:rPr>
              <w:t>Datum</w:t>
            </w:r>
          </w:p>
        </w:tc>
        <w:tc>
          <w:tcPr>
            <w:tcW w:w="6520" w:type="dxa"/>
            <w:shd w:val="clear" w:color="auto" w:fill="54547C"/>
            <w:tcMar>
              <w:top w:w="28" w:type="dxa"/>
              <w:left w:w="57" w:type="dxa"/>
              <w:bottom w:w="28" w:type="dxa"/>
              <w:right w:w="57" w:type="dxa"/>
            </w:tcMar>
          </w:tcPr>
          <w:p w14:paraId="43044A9B" w14:textId="77777777" w:rsidR="00BB2848" w:rsidRPr="00FC2905" w:rsidRDefault="00BB2848" w:rsidP="0081336B">
            <w:pPr>
              <w:rPr>
                <w:color w:val="FFFFFF"/>
                <w:szCs w:val="18"/>
              </w:rPr>
            </w:pPr>
            <w:r w:rsidRPr="00FC2905">
              <w:rPr>
                <w:color w:val="FFFFFF"/>
                <w:szCs w:val="18"/>
              </w:rPr>
              <w:t>Ontvanger(s)</w:t>
            </w:r>
          </w:p>
        </w:tc>
      </w:tr>
      <w:tr w:rsidR="00BB2848" w:rsidRPr="00FC2905" w14:paraId="330E8A3A" w14:textId="77777777" w:rsidTr="00A1473D">
        <w:tc>
          <w:tcPr>
            <w:tcW w:w="658" w:type="dxa"/>
            <w:tcMar>
              <w:top w:w="28" w:type="dxa"/>
              <w:left w:w="57" w:type="dxa"/>
              <w:bottom w:w="28" w:type="dxa"/>
              <w:right w:w="57" w:type="dxa"/>
            </w:tcMar>
          </w:tcPr>
          <w:p w14:paraId="52C6AEB9" w14:textId="2F9DCC7B" w:rsidR="00BB2848" w:rsidRPr="00FC2905" w:rsidRDefault="00AE1C49" w:rsidP="0081336B">
            <w:pPr>
              <w:rPr>
                <w:szCs w:val="18"/>
              </w:rPr>
            </w:pPr>
            <w:r>
              <w:rPr>
                <w:szCs w:val="18"/>
              </w:rPr>
              <w:t>1.0</w:t>
            </w:r>
          </w:p>
        </w:tc>
        <w:tc>
          <w:tcPr>
            <w:tcW w:w="1843" w:type="dxa"/>
            <w:tcMar>
              <w:top w:w="28" w:type="dxa"/>
              <w:left w:w="57" w:type="dxa"/>
              <w:bottom w:w="28" w:type="dxa"/>
              <w:right w:w="57" w:type="dxa"/>
            </w:tcMar>
          </w:tcPr>
          <w:p w14:paraId="2B29D8DC" w14:textId="22A07921" w:rsidR="00BB2848" w:rsidRPr="00FC2905" w:rsidRDefault="00E6166D" w:rsidP="0081336B">
            <w:pPr>
              <w:rPr>
                <w:szCs w:val="18"/>
              </w:rPr>
            </w:pPr>
            <w:r>
              <w:rPr>
                <w:szCs w:val="18"/>
              </w:rPr>
              <w:t>01 september 2025</w:t>
            </w:r>
          </w:p>
        </w:tc>
        <w:tc>
          <w:tcPr>
            <w:tcW w:w="6520" w:type="dxa"/>
            <w:tcMar>
              <w:top w:w="28" w:type="dxa"/>
              <w:left w:w="57" w:type="dxa"/>
              <w:bottom w:w="28" w:type="dxa"/>
              <w:right w:w="57" w:type="dxa"/>
            </w:tcMar>
          </w:tcPr>
          <w:p w14:paraId="7F7127BD" w14:textId="663AA656" w:rsidR="00BB2848" w:rsidRPr="00FC2905" w:rsidRDefault="004F08B0" w:rsidP="0081336B">
            <w:pPr>
              <w:rPr>
                <w:szCs w:val="18"/>
              </w:rPr>
            </w:pPr>
            <w:r>
              <w:rPr>
                <w:szCs w:val="18"/>
              </w:rPr>
              <w:t>MOKA werkgroepleden</w:t>
            </w:r>
          </w:p>
        </w:tc>
      </w:tr>
      <w:tr w:rsidR="00BB2848" w:rsidRPr="00FC2905" w14:paraId="4B97CB15" w14:textId="77777777" w:rsidTr="00A1473D">
        <w:tc>
          <w:tcPr>
            <w:tcW w:w="658" w:type="dxa"/>
            <w:tcMar>
              <w:top w:w="28" w:type="dxa"/>
              <w:left w:w="57" w:type="dxa"/>
              <w:bottom w:w="28" w:type="dxa"/>
              <w:right w:w="57" w:type="dxa"/>
            </w:tcMar>
          </w:tcPr>
          <w:p w14:paraId="4FD9A39E" w14:textId="2D2F296A" w:rsidR="00BB2848" w:rsidRPr="00FC2905" w:rsidRDefault="00BB2848" w:rsidP="0081336B">
            <w:pPr>
              <w:rPr>
                <w:szCs w:val="18"/>
              </w:rPr>
            </w:pPr>
          </w:p>
        </w:tc>
        <w:tc>
          <w:tcPr>
            <w:tcW w:w="1843" w:type="dxa"/>
            <w:tcMar>
              <w:top w:w="28" w:type="dxa"/>
              <w:left w:w="57" w:type="dxa"/>
              <w:bottom w:w="28" w:type="dxa"/>
              <w:right w:w="57" w:type="dxa"/>
            </w:tcMar>
          </w:tcPr>
          <w:p w14:paraId="6B66C85A" w14:textId="08E0A539" w:rsidR="00BB2848" w:rsidRPr="00FC2905" w:rsidRDefault="00BB2848" w:rsidP="0081336B">
            <w:pPr>
              <w:rPr>
                <w:szCs w:val="18"/>
              </w:rPr>
            </w:pPr>
          </w:p>
        </w:tc>
        <w:tc>
          <w:tcPr>
            <w:tcW w:w="6520" w:type="dxa"/>
            <w:tcMar>
              <w:top w:w="28" w:type="dxa"/>
              <w:left w:w="57" w:type="dxa"/>
              <w:bottom w:w="28" w:type="dxa"/>
              <w:right w:w="57" w:type="dxa"/>
            </w:tcMar>
          </w:tcPr>
          <w:p w14:paraId="61210A5F" w14:textId="0AC37EB5" w:rsidR="00BB2848" w:rsidRPr="00FC2905" w:rsidRDefault="00BB2848" w:rsidP="0081336B">
            <w:pPr>
              <w:rPr>
                <w:szCs w:val="18"/>
              </w:rPr>
            </w:pPr>
          </w:p>
        </w:tc>
      </w:tr>
      <w:tr w:rsidR="00BB2848" w:rsidRPr="00FC2905" w14:paraId="03B0586D" w14:textId="77777777" w:rsidTr="00A1473D">
        <w:tc>
          <w:tcPr>
            <w:tcW w:w="658" w:type="dxa"/>
            <w:tcMar>
              <w:top w:w="28" w:type="dxa"/>
              <w:left w:w="57" w:type="dxa"/>
              <w:bottom w:w="28" w:type="dxa"/>
              <w:right w:w="57" w:type="dxa"/>
            </w:tcMar>
          </w:tcPr>
          <w:p w14:paraId="1956C60A" w14:textId="15FA1993" w:rsidR="00BB2848" w:rsidRPr="00CF3F0C" w:rsidRDefault="00BB2848" w:rsidP="0081336B">
            <w:pPr>
              <w:rPr>
                <w:szCs w:val="18"/>
              </w:rPr>
            </w:pPr>
          </w:p>
        </w:tc>
        <w:tc>
          <w:tcPr>
            <w:tcW w:w="1843" w:type="dxa"/>
            <w:tcMar>
              <w:top w:w="28" w:type="dxa"/>
              <w:left w:w="57" w:type="dxa"/>
              <w:bottom w:w="28" w:type="dxa"/>
              <w:right w:w="57" w:type="dxa"/>
            </w:tcMar>
          </w:tcPr>
          <w:p w14:paraId="30F82634" w14:textId="45FD001C" w:rsidR="00BB2848" w:rsidRPr="00FC2905" w:rsidRDefault="00BB2848" w:rsidP="0081336B">
            <w:pPr>
              <w:rPr>
                <w:szCs w:val="18"/>
                <w:highlight w:val="yellow"/>
              </w:rPr>
            </w:pPr>
          </w:p>
        </w:tc>
        <w:tc>
          <w:tcPr>
            <w:tcW w:w="6520" w:type="dxa"/>
            <w:tcMar>
              <w:top w:w="28" w:type="dxa"/>
              <w:left w:w="57" w:type="dxa"/>
              <w:bottom w:w="28" w:type="dxa"/>
              <w:right w:w="57" w:type="dxa"/>
            </w:tcMar>
          </w:tcPr>
          <w:p w14:paraId="3ADE780D" w14:textId="40061FC1" w:rsidR="00BB2848" w:rsidRPr="00FC2905" w:rsidRDefault="00BB2848" w:rsidP="0081336B">
            <w:pPr>
              <w:rPr>
                <w:szCs w:val="18"/>
              </w:rPr>
            </w:pPr>
          </w:p>
        </w:tc>
      </w:tr>
    </w:tbl>
    <w:p w14:paraId="244D9E57" w14:textId="492C3B17" w:rsidR="00FC23F7" w:rsidRPr="0072782B" w:rsidRDefault="00FC23F7" w:rsidP="00FC23F7">
      <w:pPr>
        <w:pStyle w:val="Titel"/>
      </w:pPr>
    </w:p>
    <w:p w14:paraId="19C1D2A7" w14:textId="3767B1B3" w:rsidR="003241B0" w:rsidRDefault="00816935">
      <w:pPr>
        <w:pStyle w:val="Inhopg1"/>
        <w:tabs>
          <w:tab w:val="left" w:pos="720"/>
          <w:tab w:val="right" w:leader="dot" w:pos="9061"/>
        </w:tabs>
        <w:rPr>
          <w:rFonts w:asciiTheme="minorHAnsi" w:eastAsiaTheme="minorEastAsia" w:hAnsiTheme="minorHAnsi" w:cstheme="minorBidi"/>
          <w:noProof/>
          <w:color w:val="auto"/>
          <w:kern w:val="2"/>
          <w:sz w:val="24"/>
          <w14:ligatures w14:val="standardContextual"/>
        </w:rPr>
      </w:pPr>
      <w:r w:rsidRPr="0072782B">
        <w:fldChar w:fldCharType="begin"/>
      </w:r>
      <w:r w:rsidRPr="0072782B">
        <w:instrText xml:space="preserve"> TOC \o "1-2" \h \z \u </w:instrText>
      </w:r>
      <w:r w:rsidRPr="0072782B">
        <w:fldChar w:fldCharType="separate"/>
      </w:r>
      <w:hyperlink w:anchor="_Toc207633757" w:history="1">
        <w:r w:rsidR="003241B0" w:rsidRPr="008B01FC">
          <w:rPr>
            <w:rStyle w:val="Hyperlink"/>
            <w:noProof/>
          </w:rPr>
          <w:t>1.</w:t>
        </w:r>
        <w:r w:rsidR="003241B0">
          <w:rPr>
            <w:rFonts w:asciiTheme="minorHAnsi" w:eastAsiaTheme="minorEastAsia" w:hAnsiTheme="minorHAnsi" w:cstheme="minorBidi"/>
            <w:noProof/>
            <w:color w:val="auto"/>
            <w:kern w:val="2"/>
            <w:sz w:val="24"/>
            <w14:ligatures w14:val="standardContextual"/>
          </w:rPr>
          <w:tab/>
        </w:r>
        <w:r w:rsidR="003241B0" w:rsidRPr="008B01FC">
          <w:rPr>
            <w:rStyle w:val="Hyperlink"/>
            <w:noProof/>
          </w:rPr>
          <w:t>Inleiding</w:t>
        </w:r>
        <w:r w:rsidR="003241B0">
          <w:rPr>
            <w:noProof/>
            <w:webHidden/>
          </w:rPr>
          <w:tab/>
        </w:r>
        <w:r w:rsidR="003241B0">
          <w:rPr>
            <w:noProof/>
            <w:webHidden/>
          </w:rPr>
          <w:fldChar w:fldCharType="begin"/>
        </w:r>
        <w:r w:rsidR="003241B0">
          <w:rPr>
            <w:noProof/>
            <w:webHidden/>
          </w:rPr>
          <w:instrText xml:space="preserve"> PAGEREF _Toc207633757 \h </w:instrText>
        </w:r>
        <w:r w:rsidR="003241B0">
          <w:rPr>
            <w:noProof/>
            <w:webHidden/>
          </w:rPr>
        </w:r>
        <w:r w:rsidR="003241B0">
          <w:rPr>
            <w:noProof/>
            <w:webHidden/>
          </w:rPr>
          <w:fldChar w:fldCharType="separate"/>
        </w:r>
        <w:r w:rsidR="003241B0">
          <w:rPr>
            <w:noProof/>
            <w:webHidden/>
          </w:rPr>
          <w:t>3</w:t>
        </w:r>
        <w:r w:rsidR="003241B0">
          <w:rPr>
            <w:noProof/>
            <w:webHidden/>
          </w:rPr>
          <w:fldChar w:fldCharType="end"/>
        </w:r>
      </w:hyperlink>
    </w:p>
    <w:p w14:paraId="3BBB0831" w14:textId="768D49F8" w:rsidR="003241B0" w:rsidRDefault="003241B0">
      <w:pPr>
        <w:pStyle w:val="Inhopg1"/>
        <w:tabs>
          <w:tab w:val="left" w:pos="720"/>
          <w:tab w:val="right" w:leader="dot" w:pos="9061"/>
        </w:tabs>
        <w:rPr>
          <w:rFonts w:asciiTheme="minorHAnsi" w:eastAsiaTheme="minorEastAsia" w:hAnsiTheme="minorHAnsi" w:cstheme="minorBidi"/>
          <w:noProof/>
          <w:color w:val="auto"/>
          <w:kern w:val="2"/>
          <w:sz w:val="24"/>
          <w14:ligatures w14:val="standardContextual"/>
        </w:rPr>
      </w:pPr>
      <w:hyperlink w:anchor="_Toc207633758" w:history="1">
        <w:r w:rsidRPr="008B01FC">
          <w:rPr>
            <w:rStyle w:val="Hyperlink"/>
            <w:noProof/>
          </w:rPr>
          <w:t>2.</w:t>
        </w:r>
        <w:r>
          <w:rPr>
            <w:rFonts w:asciiTheme="minorHAnsi" w:eastAsiaTheme="minorEastAsia" w:hAnsiTheme="minorHAnsi" w:cstheme="minorBidi"/>
            <w:noProof/>
            <w:color w:val="auto"/>
            <w:kern w:val="2"/>
            <w:sz w:val="24"/>
            <w14:ligatures w14:val="standardContextual"/>
          </w:rPr>
          <w:tab/>
        </w:r>
        <w:r w:rsidRPr="008B01FC">
          <w:rPr>
            <w:rStyle w:val="Hyperlink"/>
            <w:noProof/>
          </w:rPr>
          <w:t>Kaders en richtlijnen (Guidelines OOAPI)</w:t>
        </w:r>
        <w:r>
          <w:rPr>
            <w:noProof/>
            <w:webHidden/>
          </w:rPr>
          <w:tab/>
        </w:r>
        <w:r>
          <w:rPr>
            <w:noProof/>
            <w:webHidden/>
          </w:rPr>
          <w:fldChar w:fldCharType="begin"/>
        </w:r>
        <w:r>
          <w:rPr>
            <w:noProof/>
            <w:webHidden/>
          </w:rPr>
          <w:instrText xml:space="preserve"> PAGEREF _Toc207633758 \h </w:instrText>
        </w:r>
        <w:r>
          <w:rPr>
            <w:noProof/>
            <w:webHidden/>
          </w:rPr>
        </w:r>
        <w:r>
          <w:rPr>
            <w:noProof/>
            <w:webHidden/>
          </w:rPr>
          <w:fldChar w:fldCharType="separate"/>
        </w:r>
        <w:r>
          <w:rPr>
            <w:noProof/>
            <w:webHidden/>
          </w:rPr>
          <w:t>4</w:t>
        </w:r>
        <w:r>
          <w:rPr>
            <w:noProof/>
            <w:webHidden/>
          </w:rPr>
          <w:fldChar w:fldCharType="end"/>
        </w:r>
      </w:hyperlink>
    </w:p>
    <w:p w14:paraId="11360A22" w14:textId="46334CE1" w:rsidR="003241B0" w:rsidRDefault="003241B0">
      <w:pPr>
        <w:pStyle w:val="Inhopg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07633759" w:history="1">
        <w:r w:rsidRPr="008B01FC">
          <w:rPr>
            <w:rStyle w:val="Hyperlink"/>
            <w:noProof/>
          </w:rPr>
          <w:t>2.1.</w:t>
        </w:r>
        <w:r>
          <w:rPr>
            <w:rFonts w:asciiTheme="minorHAnsi" w:eastAsiaTheme="minorEastAsia" w:hAnsiTheme="minorHAnsi" w:cstheme="minorBidi"/>
            <w:noProof/>
            <w:color w:val="auto"/>
            <w:kern w:val="2"/>
            <w:sz w:val="24"/>
            <w14:ligatures w14:val="standardContextual"/>
          </w:rPr>
          <w:tab/>
        </w:r>
        <w:r w:rsidRPr="008B01FC">
          <w:rPr>
            <w:rStyle w:val="Hyperlink"/>
            <w:noProof/>
          </w:rPr>
          <w:t>Okx initiatie</w:t>
        </w:r>
        <w:r>
          <w:rPr>
            <w:noProof/>
            <w:webHidden/>
          </w:rPr>
          <w:tab/>
        </w:r>
        <w:r>
          <w:rPr>
            <w:noProof/>
            <w:webHidden/>
          </w:rPr>
          <w:fldChar w:fldCharType="begin"/>
        </w:r>
        <w:r>
          <w:rPr>
            <w:noProof/>
            <w:webHidden/>
          </w:rPr>
          <w:instrText xml:space="preserve"> PAGEREF _Toc207633759 \h </w:instrText>
        </w:r>
        <w:r>
          <w:rPr>
            <w:noProof/>
            <w:webHidden/>
          </w:rPr>
        </w:r>
        <w:r>
          <w:rPr>
            <w:noProof/>
            <w:webHidden/>
          </w:rPr>
          <w:fldChar w:fldCharType="separate"/>
        </w:r>
        <w:r>
          <w:rPr>
            <w:noProof/>
            <w:webHidden/>
          </w:rPr>
          <w:t>5</w:t>
        </w:r>
        <w:r>
          <w:rPr>
            <w:noProof/>
            <w:webHidden/>
          </w:rPr>
          <w:fldChar w:fldCharType="end"/>
        </w:r>
      </w:hyperlink>
    </w:p>
    <w:p w14:paraId="612F7505" w14:textId="18325EB4" w:rsidR="003241B0" w:rsidRDefault="003241B0">
      <w:pPr>
        <w:pStyle w:val="Inhopg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07633760" w:history="1">
        <w:r w:rsidRPr="008B01FC">
          <w:rPr>
            <w:rStyle w:val="Hyperlink"/>
            <w:noProof/>
          </w:rPr>
          <w:t>2.2.</w:t>
        </w:r>
        <w:r>
          <w:rPr>
            <w:rFonts w:asciiTheme="minorHAnsi" w:eastAsiaTheme="minorEastAsia" w:hAnsiTheme="minorHAnsi" w:cstheme="minorBidi"/>
            <w:noProof/>
            <w:color w:val="auto"/>
            <w:kern w:val="2"/>
            <w:sz w:val="24"/>
            <w14:ligatures w14:val="standardContextual"/>
          </w:rPr>
          <w:tab/>
        </w:r>
        <w:r w:rsidRPr="008B01FC">
          <w:rPr>
            <w:rStyle w:val="Hyperlink"/>
            <w:noProof/>
          </w:rPr>
          <w:t>Guidelines en volgende versies</w:t>
        </w:r>
        <w:r>
          <w:rPr>
            <w:noProof/>
            <w:webHidden/>
          </w:rPr>
          <w:tab/>
        </w:r>
        <w:r>
          <w:rPr>
            <w:noProof/>
            <w:webHidden/>
          </w:rPr>
          <w:fldChar w:fldCharType="begin"/>
        </w:r>
        <w:r>
          <w:rPr>
            <w:noProof/>
            <w:webHidden/>
          </w:rPr>
          <w:instrText xml:space="preserve"> PAGEREF _Toc207633760 \h </w:instrText>
        </w:r>
        <w:r>
          <w:rPr>
            <w:noProof/>
            <w:webHidden/>
          </w:rPr>
        </w:r>
        <w:r>
          <w:rPr>
            <w:noProof/>
            <w:webHidden/>
          </w:rPr>
          <w:fldChar w:fldCharType="separate"/>
        </w:r>
        <w:r>
          <w:rPr>
            <w:noProof/>
            <w:webHidden/>
          </w:rPr>
          <w:t>5</w:t>
        </w:r>
        <w:r>
          <w:rPr>
            <w:noProof/>
            <w:webHidden/>
          </w:rPr>
          <w:fldChar w:fldCharType="end"/>
        </w:r>
      </w:hyperlink>
    </w:p>
    <w:p w14:paraId="74A92345" w14:textId="309517D8" w:rsidR="003241B0" w:rsidRDefault="003241B0">
      <w:pPr>
        <w:pStyle w:val="Inhopg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07633761" w:history="1">
        <w:r w:rsidRPr="008B01FC">
          <w:rPr>
            <w:rStyle w:val="Hyperlink"/>
            <w:noProof/>
          </w:rPr>
          <w:t>2.3.</w:t>
        </w:r>
        <w:r>
          <w:rPr>
            <w:rFonts w:asciiTheme="minorHAnsi" w:eastAsiaTheme="minorEastAsia" w:hAnsiTheme="minorHAnsi" w:cstheme="minorBidi"/>
            <w:noProof/>
            <w:color w:val="auto"/>
            <w:kern w:val="2"/>
            <w:sz w:val="24"/>
            <w14:ligatures w14:val="standardContextual"/>
          </w:rPr>
          <w:tab/>
        </w:r>
        <w:r w:rsidRPr="008B01FC">
          <w:rPr>
            <w:rStyle w:val="Hyperlink"/>
            <w:noProof/>
          </w:rPr>
          <w:t>Werkwijze</w:t>
        </w:r>
        <w:r>
          <w:rPr>
            <w:noProof/>
            <w:webHidden/>
          </w:rPr>
          <w:tab/>
        </w:r>
        <w:r>
          <w:rPr>
            <w:noProof/>
            <w:webHidden/>
          </w:rPr>
          <w:fldChar w:fldCharType="begin"/>
        </w:r>
        <w:r>
          <w:rPr>
            <w:noProof/>
            <w:webHidden/>
          </w:rPr>
          <w:instrText xml:space="preserve"> PAGEREF _Toc207633761 \h </w:instrText>
        </w:r>
        <w:r>
          <w:rPr>
            <w:noProof/>
            <w:webHidden/>
          </w:rPr>
        </w:r>
        <w:r>
          <w:rPr>
            <w:noProof/>
            <w:webHidden/>
          </w:rPr>
          <w:fldChar w:fldCharType="separate"/>
        </w:r>
        <w:r>
          <w:rPr>
            <w:noProof/>
            <w:webHidden/>
          </w:rPr>
          <w:t>5</w:t>
        </w:r>
        <w:r>
          <w:rPr>
            <w:noProof/>
            <w:webHidden/>
          </w:rPr>
          <w:fldChar w:fldCharType="end"/>
        </w:r>
      </w:hyperlink>
    </w:p>
    <w:p w14:paraId="17BB01D5" w14:textId="0D39D968" w:rsidR="003241B0" w:rsidRDefault="003241B0">
      <w:pPr>
        <w:pStyle w:val="Inhopg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07633762" w:history="1">
        <w:r w:rsidRPr="008B01FC">
          <w:rPr>
            <w:rStyle w:val="Hyperlink"/>
            <w:noProof/>
          </w:rPr>
          <w:t>2.4.</w:t>
        </w:r>
        <w:r>
          <w:rPr>
            <w:rFonts w:asciiTheme="minorHAnsi" w:eastAsiaTheme="minorEastAsia" w:hAnsiTheme="minorHAnsi" w:cstheme="minorBidi"/>
            <w:noProof/>
            <w:color w:val="auto"/>
            <w:kern w:val="2"/>
            <w:sz w:val="24"/>
            <w14:ligatures w14:val="standardContextual"/>
          </w:rPr>
          <w:tab/>
        </w:r>
        <w:r w:rsidRPr="008B01FC">
          <w:rPr>
            <w:rStyle w:val="Hyperlink"/>
            <w:noProof/>
          </w:rPr>
          <w:t>Transparantie en draagvlak</w:t>
        </w:r>
        <w:r>
          <w:rPr>
            <w:noProof/>
            <w:webHidden/>
          </w:rPr>
          <w:tab/>
        </w:r>
        <w:r>
          <w:rPr>
            <w:noProof/>
            <w:webHidden/>
          </w:rPr>
          <w:fldChar w:fldCharType="begin"/>
        </w:r>
        <w:r>
          <w:rPr>
            <w:noProof/>
            <w:webHidden/>
          </w:rPr>
          <w:instrText xml:space="preserve"> PAGEREF _Toc207633762 \h </w:instrText>
        </w:r>
        <w:r>
          <w:rPr>
            <w:noProof/>
            <w:webHidden/>
          </w:rPr>
        </w:r>
        <w:r>
          <w:rPr>
            <w:noProof/>
            <w:webHidden/>
          </w:rPr>
          <w:fldChar w:fldCharType="separate"/>
        </w:r>
        <w:r>
          <w:rPr>
            <w:noProof/>
            <w:webHidden/>
          </w:rPr>
          <w:t>6</w:t>
        </w:r>
        <w:r>
          <w:rPr>
            <w:noProof/>
            <w:webHidden/>
          </w:rPr>
          <w:fldChar w:fldCharType="end"/>
        </w:r>
      </w:hyperlink>
    </w:p>
    <w:p w14:paraId="7C421447" w14:textId="2541023F" w:rsidR="003241B0" w:rsidRDefault="003241B0">
      <w:pPr>
        <w:pStyle w:val="Inhopg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07633763" w:history="1">
        <w:r w:rsidRPr="008B01FC">
          <w:rPr>
            <w:rStyle w:val="Hyperlink"/>
            <w:noProof/>
          </w:rPr>
          <w:t>2.5.</w:t>
        </w:r>
        <w:r>
          <w:rPr>
            <w:rFonts w:asciiTheme="minorHAnsi" w:eastAsiaTheme="minorEastAsia" w:hAnsiTheme="minorHAnsi" w:cstheme="minorBidi"/>
            <w:noProof/>
            <w:color w:val="auto"/>
            <w:kern w:val="2"/>
            <w:sz w:val="24"/>
            <w14:ligatures w14:val="standardContextual"/>
          </w:rPr>
          <w:tab/>
        </w:r>
        <w:r w:rsidRPr="008B01FC">
          <w:rPr>
            <w:rStyle w:val="Hyperlink"/>
            <w:noProof/>
          </w:rPr>
          <w:t>Specificaties</w:t>
        </w:r>
        <w:r>
          <w:rPr>
            <w:noProof/>
            <w:webHidden/>
          </w:rPr>
          <w:tab/>
        </w:r>
        <w:r>
          <w:rPr>
            <w:noProof/>
            <w:webHidden/>
          </w:rPr>
          <w:fldChar w:fldCharType="begin"/>
        </w:r>
        <w:r>
          <w:rPr>
            <w:noProof/>
            <w:webHidden/>
          </w:rPr>
          <w:instrText xml:space="preserve"> PAGEREF _Toc207633763 \h </w:instrText>
        </w:r>
        <w:r>
          <w:rPr>
            <w:noProof/>
            <w:webHidden/>
          </w:rPr>
        </w:r>
        <w:r>
          <w:rPr>
            <w:noProof/>
            <w:webHidden/>
          </w:rPr>
          <w:fldChar w:fldCharType="separate"/>
        </w:r>
        <w:r>
          <w:rPr>
            <w:noProof/>
            <w:webHidden/>
          </w:rPr>
          <w:t>7</w:t>
        </w:r>
        <w:r>
          <w:rPr>
            <w:noProof/>
            <w:webHidden/>
          </w:rPr>
          <w:fldChar w:fldCharType="end"/>
        </w:r>
      </w:hyperlink>
    </w:p>
    <w:p w14:paraId="0E10E813" w14:textId="7AB4486A" w:rsidR="003241B0" w:rsidRDefault="003241B0">
      <w:pPr>
        <w:pStyle w:val="Inhopg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07633764" w:history="1">
        <w:r w:rsidRPr="008B01FC">
          <w:rPr>
            <w:rStyle w:val="Hyperlink"/>
            <w:noProof/>
          </w:rPr>
          <w:t>2.6.</w:t>
        </w:r>
        <w:r>
          <w:rPr>
            <w:rFonts w:asciiTheme="minorHAnsi" w:eastAsiaTheme="minorEastAsia" w:hAnsiTheme="minorHAnsi" w:cstheme="minorBidi"/>
            <w:noProof/>
            <w:color w:val="auto"/>
            <w:kern w:val="2"/>
            <w:sz w:val="24"/>
            <w14:ligatures w14:val="standardContextual"/>
          </w:rPr>
          <w:tab/>
        </w:r>
        <w:r w:rsidRPr="008B01FC">
          <w:rPr>
            <w:rStyle w:val="Hyperlink"/>
            <w:noProof/>
          </w:rPr>
          <w:t>OKx ecosysteem</w:t>
        </w:r>
        <w:r>
          <w:rPr>
            <w:noProof/>
            <w:webHidden/>
          </w:rPr>
          <w:tab/>
        </w:r>
        <w:r>
          <w:rPr>
            <w:noProof/>
            <w:webHidden/>
          </w:rPr>
          <w:fldChar w:fldCharType="begin"/>
        </w:r>
        <w:r>
          <w:rPr>
            <w:noProof/>
            <w:webHidden/>
          </w:rPr>
          <w:instrText xml:space="preserve"> PAGEREF _Toc207633764 \h </w:instrText>
        </w:r>
        <w:r>
          <w:rPr>
            <w:noProof/>
            <w:webHidden/>
          </w:rPr>
        </w:r>
        <w:r>
          <w:rPr>
            <w:noProof/>
            <w:webHidden/>
          </w:rPr>
          <w:fldChar w:fldCharType="separate"/>
        </w:r>
        <w:r>
          <w:rPr>
            <w:noProof/>
            <w:webHidden/>
          </w:rPr>
          <w:t>7</w:t>
        </w:r>
        <w:r>
          <w:rPr>
            <w:noProof/>
            <w:webHidden/>
          </w:rPr>
          <w:fldChar w:fldCharType="end"/>
        </w:r>
      </w:hyperlink>
    </w:p>
    <w:p w14:paraId="39A3D32E" w14:textId="68176C27" w:rsidR="003241B0" w:rsidRDefault="003241B0">
      <w:pPr>
        <w:pStyle w:val="Inhopg1"/>
        <w:tabs>
          <w:tab w:val="right" w:leader="dot" w:pos="9061"/>
        </w:tabs>
        <w:rPr>
          <w:rFonts w:asciiTheme="minorHAnsi" w:eastAsiaTheme="minorEastAsia" w:hAnsiTheme="minorHAnsi" w:cstheme="minorBidi"/>
          <w:noProof/>
          <w:color w:val="auto"/>
          <w:kern w:val="2"/>
          <w:sz w:val="24"/>
          <w14:ligatures w14:val="standardContextual"/>
        </w:rPr>
      </w:pPr>
      <w:hyperlink w:anchor="_Toc207633765" w:history="1">
        <w:r w:rsidRPr="008B01FC">
          <w:rPr>
            <w:rStyle w:val="Hyperlink"/>
            <w:noProof/>
          </w:rPr>
          <w:t>Bijlagen:</w:t>
        </w:r>
        <w:r>
          <w:rPr>
            <w:noProof/>
            <w:webHidden/>
          </w:rPr>
          <w:tab/>
        </w:r>
        <w:r>
          <w:rPr>
            <w:noProof/>
            <w:webHidden/>
          </w:rPr>
          <w:fldChar w:fldCharType="begin"/>
        </w:r>
        <w:r>
          <w:rPr>
            <w:noProof/>
            <w:webHidden/>
          </w:rPr>
          <w:instrText xml:space="preserve"> PAGEREF _Toc207633765 \h </w:instrText>
        </w:r>
        <w:r>
          <w:rPr>
            <w:noProof/>
            <w:webHidden/>
          </w:rPr>
        </w:r>
        <w:r>
          <w:rPr>
            <w:noProof/>
            <w:webHidden/>
          </w:rPr>
          <w:fldChar w:fldCharType="separate"/>
        </w:r>
        <w:r>
          <w:rPr>
            <w:noProof/>
            <w:webHidden/>
          </w:rPr>
          <w:t>9</w:t>
        </w:r>
        <w:r>
          <w:rPr>
            <w:noProof/>
            <w:webHidden/>
          </w:rPr>
          <w:fldChar w:fldCharType="end"/>
        </w:r>
      </w:hyperlink>
    </w:p>
    <w:p w14:paraId="79BEE41D" w14:textId="5CE960FA" w:rsidR="00E77EEC" w:rsidRPr="0072782B" w:rsidRDefault="00816935" w:rsidP="00E77EEC">
      <w:r w:rsidRPr="0072782B">
        <w:fldChar w:fldCharType="end"/>
      </w:r>
    </w:p>
    <w:p w14:paraId="64BE2B31" w14:textId="2AB88A6B" w:rsidR="001E5741" w:rsidRDefault="001E5741" w:rsidP="001E5741">
      <w:pPr>
        <w:tabs>
          <w:tab w:val="left" w:pos="6278"/>
        </w:tabs>
        <w:spacing w:after="0" w:line="240" w:lineRule="auto"/>
        <w:ind w:left="0" w:firstLine="0"/>
      </w:pPr>
      <w:r>
        <w:tab/>
      </w:r>
    </w:p>
    <w:p w14:paraId="3C08ACEE" w14:textId="7FE3E466" w:rsidR="00E77EEC" w:rsidRPr="0072782B" w:rsidRDefault="00E77EEC" w:rsidP="001E5741">
      <w:pPr>
        <w:tabs>
          <w:tab w:val="left" w:pos="6278"/>
        </w:tabs>
        <w:spacing w:after="0" w:line="240" w:lineRule="auto"/>
        <w:ind w:left="0" w:firstLine="0"/>
      </w:pPr>
      <w:r w:rsidRPr="001E5741">
        <w:br w:type="page"/>
      </w:r>
      <w:r w:rsidR="001E5741">
        <w:lastRenderedPageBreak/>
        <w:tab/>
      </w:r>
    </w:p>
    <w:p w14:paraId="5AC1B987" w14:textId="0BF2F409" w:rsidR="00604B70" w:rsidRPr="00117CAF" w:rsidRDefault="00721358" w:rsidP="008B6C95">
      <w:pPr>
        <w:pStyle w:val="Kop1"/>
        <w:rPr>
          <w:color w:val="60468A"/>
        </w:rPr>
      </w:pPr>
      <w:bookmarkStart w:id="1" w:name="_Toc207633757"/>
      <w:r w:rsidRPr="00117CAF">
        <w:rPr>
          <w:color w:val="60468A"/>
        </w:rPr>
        <w:t>Inleiding</w:t>
      </w:r>
      <w:bookmarkEnd w:id="1"/>
    </w:p>
    <w:p w14:paraId="57794E96" w14:textId="4B9DBCFC" w:rsidR="0040478D" w:rsidRDefault="0040478D" w:rsidP="0040478D">
      <w:r w:rsidRPr="00775D54">
        <w:t xml:space="preserve">Dit document betreft de uitwerking van kaders en richtlijnen voor het ontwikkelen </w:t>
      </w:r>
      <w:r w:rsidR="009048F5">
        <w:t xml:space="preserve">van </w:t>
      </w:r>
      <w:ins w:id="2" w:author="Elmar Zwankhuizen" w:date="2025-09-01T15:47:00Z" w16du:dateUtc="2025-09-01T13:47:00Z">
        <w:r w:rsidR="00B60E5C" w:rsidRPr="00775D54">
          <w:t>van systeemintegraties binnen de MBO sector</w:t>
        </w:r>
      </w:ins>
      <w:del w:id="3" w:author="Elmar Zwankhuizen" w:date="2025-09-01T15:47:00Z" w16du:dateUtc="2025-09-01T13:47:00Z">
        <w:r w:rsidR="009048F5" w:rsidDel="00B60E5C">
          <w:delText>OKx koppelingen en inrichting conform OOAPI m.b.t. specificaties en implementaties</w:delText>
        </w:r>
      </w:del>
      <w:r w:rsidR="00F6239E" w:rsidRPr="00775D54">
        <w:t xml:space="preserve">. </w:t>
      </w:r>
      <w:ins w:id="4" w:author="Elmar Zwankhuizen" w:date="2025-09-01T15:45:00Z" w16du:dateUtc="2025-09-01T13:45:00Z">
        <w:r w:rsidR="00220756" w:rsidRPr="00775D54">
          <w:t xml:space="preserve">Veel integraties kunnen gerealiseerd worden op basis van OOAPI m.b.t. specificaties en implementaties. </w:t>
        </w:r>
      </w:ins>
      <w:r w:rsidR="00DC0B68" w:rsidRPr="00775D54">
        <w:t>D</w:t>
      </w:r>
      <w:r w:rsidRPr="00775D54">
        <w:t xml:space="preserve">oor </w:t>
      </w:r>
      <w:r w:rsidR="00415B36" w:rsidRPr="00775D54">
        <w:t xml:space="preserve">richtlijnen te hanteren </w:t>
      </w:r>
      <w:r w:rsidRPr="00775D54">
        <w:t>kan vaart worden</w:t>
      </w:r>
      <w:r>
        <w:t xml:space="preserve"> gehouden in de ontwikkeling van koppelingen en tegelijkertijd de kwaliteit van die koppelingen worden ondersteund en bewaakt.</w:t>
      </w:r>
      <w:r w:rsidR="00A97E73">
        <w:t xml:space="preserve"> </w:t>
      </w:r>
      <w:ins w:id="5" w:author="Elmar Zwankhuizen" w:date="2025-09-01T15:46:00Z" w16du:dateUtc="2025-09-01T13:46:00Z">
        <w:r w:rsidR="00220756">
          <w:t>De verzamelnaam voor toekomstige integraties voor het MBO is OKx. Hierbij staat OK voor onderwijskoppeling en de x betreft een nader uit te geven letter die een specifieke integratie duid.</w:t>
        </w:r>
      </w:ins>
      <w:ins w:id="6" w:author="Elmar Zwankhuizen" w:date="2025-09-01T15:48:00Z" w16du:dateUtc="2025-09-01T13:48:00Z">
        <w:r w:rsidR="00AC1921">
          <w:br/>
        </w:r>
      </w:ins>
    </w:p>
    <w:p w14:paraId="63C8BA84" w14:textId="1FC348EB" w:rsidR="0040478D" w:rsidRDefault="0040478D" w:rsidP="0040478D">
      <w:r>
        <w:t>Een bijkomend doel van OKx is dat nieuwe partijen makkelijk kunnen toetreden tot de onderwijsmarkt, zonder langlopende standaardisatietrajecten. Daarmee kunnen de drempels voor het instappen worden verlaagd.</w:t>
      </w:r>
      <w:r w:rsidR="00AC1921">
        <w:br/>
      </w:r>
    </w:p>
    <w:p w14:paraId="26A8349E" w14:textId="65A3E917" w:rsidR="0040478D" w:rsidRDefault="0040478D" w:rsidP="0040478D">
      <w:r>
        <w:t>Basis voor deze uitwerking zijn de vele lessen die uit het OKE-traject (Onderwijs Koppelingen Examinering) van de afgelopen jaren zijn getrokken en de inzichten die de MOKA (MBO onderwijs koppel architectuur) sinds haar oprichting heeft opgedaan. Het betreft richtlijnen voor ontwikkeling van nieuwe koppelingen en koppelvlakken.</w:t>
      </w:r>
      <w:r w:rsidR="00AC1921">
        <w:br/>
      </w:r>
    </w:p>
    <w:p w14:paraId="228E23EF" w14:textId="1DF762FF" w:rsidR="00F901F9" w:rsidRDefault="0040478D" w:rsidP="0040478D">
      <w:r>
        <w:t>Verder staat er in deze inleiding een korte samenvatting van de belangrijke ontwikkelingen die ten grondslag liggen aan de OKx trajecten: Het gebruik van de OOAPI-standaard op basis van het beleid ‘OOAPI, tenzij”, omdat we verwachten dat niet alle te ontwikkelen functionaliteit binnen de OOAPI standaard zou kunnen vallen.</w:t>
      </w:r>
    </w:p>
    <w:p w14:paraId="1DA33970" w14:textId="77777777" w:rsidR="00566DAB" w:rsidRPr="00797B16" w:rsidRDefault="00566DAB" w:rsidP="00797B16"/>
    <w:p w14:paraId="6CA31292" w14:textId="77777777" w:rsidR="000D3626" w:rsidRDefault="000D3626">
      <w:pPr>
        <w:spacing w:after="0" w:line="240" w:lineRule="auto"/>
        <w:ind w:left="0" w:firstLine="0"/>
        <w:rPr>
          <w:rFonts w:ascii="Open Sans SemiBold" w:eastAsia="Calibri" w:hAnsi="Open Sans SemiBold" w:cs="Calibri"/>
          <w:b/>
          <w:color w:val="60468A"/>
          <w:sz w:val="24"/>
        </w:rPr>
      </w:pPr>
      <w:r>
        <w:rPr>
          <w:color w:val="60468A"/>
        </w:rPr>
        <w:br w:type="page"/>
      </w:r>
    </w:p>
    <w:p w14:paraId="649C9C0E" w14:textId="2C1ACEE6" w:rsidR="00DD604B" w:rsidRPr="00117CAF" w:rsidRDefault="00B23519" w:rsidP="00547E4C">
      <w:pPr>
        <w:pStyle w:val="Kop1"/>
        <w:rPr>
          <w:color w:val="60468A"/>
        </w:rPr>
      </w:pPr>
      <w:bookmarkStart w:id="7" w:name="_Toc207633758"/>
      <w:r w:rsidRPr="00117CAF">
        <w:rPr>
          <w:color w:val="60468A"/>
        </w:rPr>
        <w:lastRenderedPageBreak/>
        <w:t xml:space="preserve">Kaders en richtlijnen (Guidelines </w:t>
      </w:r>
      <w:del w:id="8" w:author="Elmar Zwankhuizen" w:date="2025-09-01T15:53:00Z" w16du:dateUtc="2025-09-01T13:53:00Z">
        <w:r w:rsidRPr="00117CAF" w:rsidDel="009F1BFC">
          <w:rPr>
            <w:color w:val="60468A"/>
          </w:rPr>
          <w:delText>OOAPI</w:delText>
        </w:r>
      </w:del>
      <w:ins w:id="9" w:author="Elmar Zwankhuizen" w:date="2025-09-01T15:53:00Z" w16du:dateUtc="2025-09-01T13:53:00Z">
        <w:r w:rsidR="009F1BFC" w:rsidRPr="00117CAF">
          <w:rPr>
            <w:color w:val="60468A"/>
          </w:rPr>
          <w:t>O</w:t>
        </w:r>
        <w:r w:rsidR="009F1BFC">
          <w:rPr>
            <w:color w:val="60468A"/>
          </w:rPr>
          <w:t>Kx</w:t>
        </w:r>
      </w:ins>
      <w:r w:rsidRPr="00117CAF">
        <w:rPr>
          <w:color w:val="60468A"/>
        </w:rPr>
        <w:t>)</w:t>
      </w:r>
      <w:bookmarkEnd w:id="7"/>
    </w:p>
    <w:p w14:paraId="74FF3D77" w14:textId="77777777" w:rsidR="002467AA" w:rsidRDefault="002467AA" w:rsidP="002467AA">
      <w:r>
        <w:rPr>
          <w:noProof/>
        </w:rPr>
        <w:drawing>
          <wp:inline distT="0" distB="0" distL="0" distR="0" wp14:anchorId="7EE5EF72" wp14:editId="6B54509F">
            <wp:extent cx="5486400" cy="3200400"/>
            <wp:effectExtent l="0" t="0" r="0" b="19050"/>
            <wp:docPr id="7827577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1D093A1" w14:textId="77777777" w:rsidR="002618A6" w:rsidRPr="002F19D9" w:rsidRDefault="002618A6" w:rsidP="002618A6">
      <w:pPr>
        <w:rPr>
          <w:ins w:id="10" w:author="Elmar Zwankhuizen" w:date="2025-09-01T15:48:00Z" w16du:dateUtc="2025-09-01T13:48:00Z"/>
          <w:i/>
          <w:iCs/>
          <w:sz w:val="14"/>
          <w:szCs w:val="14"/>
        </w:rPr>
      </w:pPr>
      <w:ins w:id="11" w:author="Elmar Zwankhuizen" w:date="2025-09-01T15:48:00Z" w16du:dateUtc="2025-09-01T13:48:00Z">
        <w:r w:rsidRPr="002F19D9">
          <w:rPr>
            <w:i/>
            <w:iCs/>
            <w:color w:val="60468A"/>
            <w:sz w:val="14"/>
            <w:szCs w:val="14"/>
          </w:rPr>
          <w:t>Figuur 1: betrokken partijen Okx</w:t>
        </w:r>
      </w:ins>
    </w:p>
    <w:p w14:paraId="59BC405C" w14:textId="77777777" w:rsidR="002618A6" w:rsidRPr="00EE0A42" w:rsidRDefault="002618A6" w:rsidP="002618A6">
      <w:pPr>
        <w:rPr>
          <w:ins w:id="12" w:author="Elmar Zwankhuizen" w:date="2025-09-01T15:48:00Z" w16du:dateUtc="2025-09-01T13:48:00Z"/>
        </w:rPr>
      </w:pPr>
    </w:p>
    <w:p w14:paraId="28024DA7" w14:textId="25FDDE18" w:rsidR="003241B0" w:rsidRDefault="002618A6" w:rsidP="002618A6">
      <w:pPr>
        <w:rPr>
          <w:rFonts w:ascii="Open Sans SemiBold" w:eastAsia="Calibri" w:hAnsi="Open Sans SemiBold" w:cs="Calibri"/>
          <w:b/>
          <w:color w:val="60468A"/>
          <w:sz w:val="24"/>
        </w:rPr>
      </w:pPr>
      <w:ins w:id="13" w:author="Elmar Zwankhuizen" w:date="2025-09-01T15:48:00Z" w16du:dateUtc="2025-09-01T13:48:00Z">
        <w:r>
          <w:t>Bij de totstandkoming van een OKx koppelvlak zijn veelal voorgenoemde partijen betrokken. De MOKA ziet toe op dat het koppelvlak aansluit bij de referentie architectuur die borgt dat er een generieke inrichting wordt gehanteerd die toekomstbestendig is en bruikbaar is voor alle MBO instellingen in de vorm van kaders en richtlijnen. NPuls ondersteund onderwijsprojecten die generiek toepasbaar zijn binnen de onderwijssector (MBO overstijgend). OOAPI ontwikkelt en beheert een technische standaard voor data uitwisseling voor het onderwijs. Scholen en leveranciers betreffen respectievelijk de opdrachtgevers en fabrikanten van de daadwerkelijke koppelvlakken.</w:t>
        </w:r>
      </w:ins>
      <w:r w:rsidR="00767E40">
        <w:t xml:space="preserve"> </w:t>
      </w:r>
    </w:p>
    <w:p w14:paraId="5A210AF9" w14:textId="30B847B4" w:rsidR="003B1634" w:rsidRPr="003B1634" w:rsidRDefault="00A4677E" w:rsidP="003B1634">
      <w:pPr>
        <w:pStyle w:val="Kop2"/>
        <w:rPr>
          <w:color w:val="60468A"/>
        </w:rPr>
      </w:pPr>
      <w:bookmarkStart w:id="14" w:name="_Toc207633759"/>
      <w:r>
        <w:rPr>
          <w:color w:val="60468A"/>
        </w:rPr>
        <w:t>Okx</w:t>
      </w:r>
      <w:bookmarkEnd w:id="14"/>
      <w:ins w:id="15" w:author="Elmar Zwankhuizen" w:date="2025-09-01T15:49:00Z" w16du:dateUtc="2025-09-01T13:49:00Z">
        <w:r w:rsidR="002618A6">
          <w:rPr>
            <w:color w:val="60468A"/>
          </w:rPr>
          <w:t xml:space="preserve"> initiatie</w:t>
        </w:r>
      </w:ins>
    </w:p>
    <w:p w14:paraId="19A4025D" w14:textId="77777777" w:rsidR="005A0B62" w:rsidRDefault="005A0B62" w:rsidP="005A0B62">
      <w:pPr>
        <w:spacing w:after="240" w:line="240" w:lineRule="auto"/>
        <w:rPr>
          <w:rFonts w:eastAsia="Times New Roman"/>
        </w:rPr>
      </w:pPr>
      <w:r w:rsidRPr="23356D67">
        <w:rPr>
          <w:rFonts w:eastAsia="Times New Roman"/>
        </w:rPr>
        <w:t xml:space="preserve">Het benoemen van de koppelingen (De </w:t>
      </w:r>
      <w:r w:rsidRPr="23356D67">
        <w:rPr>
          <w:rFonts w:eastAsia="Times New Roman"/>
          <w:b/>
          <w:bCs/>
        </w:rPr>
        <w:t>letter ‘x’ van de OKx</w:t>
      </w:r>
      <w:r w:rsidRPr="23356D67">
        <w:rPr>
          <w:rFonts w:eastAsia="Times New Roman"/>
        </w:rPr>
        <w:t xml:space="preserve">) worden uitgedeeld door de MOKA-werkgroep om wildgroei te voorkomen. Dit geeft ook gelijk coördinatie en zichtbaarheid en mogelijkheden voor verbinding met de referentiearchitectuur. </w:t>
      </w:r>
    </w:p>
    <w:p w14:paraId="43FB7BAF" w14:textId="77777777" w:rsidR="005A0B62" w:rsidRDefault="005A0B62" w:rsidP="005A0B62">
      <w:pPr>
        <w:spacing w:after="240" w:line="240" w:lineRule="auto"/>
        <w:rPr>
          <w:rFonts w:eastAsia="Times New Roman"/>
        </w:rPr>
      </w:pPr>
      <w:r>
        <w:rPr>
          <w:rFonts w:eastAsia="Times New Roman"/>
        </w:rPr>
        <w:t xml:space="preserve">Deze </w:t>
      </w:r>
      <w:r w:rsidRPr="00452125">
        <w:rPr>
          <w:rFonts w:eastAsia="Times New Roman"/>
          <w:b/>
          <w:bCs/>
        </w:rPr>
        <w:t>MOKA-werkgroep</w:t>
      </w:r>
      <w:r>
        <w:rPr>
          <w:rFonts w:eastAsia="Times New Roman"/>
        </w:rPr>
        <w:t xml:space="preserve"> is ook een belangrijk aanspreekpunt voor vragen en/of begeleiding. En voor kwesties die niet gemakkelijk onderling kunnen worden opgelost, of voor zaken die in relatie tot de OOAPI-werkgroep spelen.</w:t>
      </w:r>
    </w:p>
    <w:p w14:paraId="21C4B082" w14:textId="77777777" w:rsidR="005A0B62" w:rsidRPr="003432B0" w:rsidRDefault="005A0B62" w:rsidP="005A0B62">
      <w:pPr>
        <w:spacing w:after="240" w:line="240" w:lineRule="auto"/>
        <w:rPr>
          <w:rFonts w:eastAsia="Times New Roman"/>
        </w:rPr>
      </w:pPr>
      <w:r w:rsidRPr="0778E9BD">
        <w:rPr>
          <w:rFonts w:eastAsia="Times New Roman"/>
        </w:rPr>
        <w:t xml:space="preserve">Bij de definities en uitwerking in OOAPI is het verstandig om bij uitbreidingen in een vroeg stadium een klankboard te zoeken in de </w:t>
      </w:r>
      <w:r w:rsidRPr="0778E9BD">
        <w:rPr>
          <w:rFonts w:eastAsia="Times New Roman"/>
          <w:b/>
          <w:bCs/>
        </w:rPr>
        <w:t>OOAPI-werkgroep</w:t>
      </w:r>
      <w:r w:rsidRPr="0778E9BD">
        <w:rPr>
          <w:rFonts w:eastAsia="Times New Roman"/>
        </w:rPr>
        <w:t xml:space="preserve">. </w:t>
      </w:r>
      <w:r>
        <w:rPr>
          <w:rFonts w:eastAsia="Times New Roman"/>
        </w:rPr>
        <w:t xml:space="preserve">Hiermee wordt indirect ook het HO betrokken. </w:t>
      </w:r>
      <w:r w:rsidRPr="0778E9BD">
        <w:rPr>
          <w:rFonts w:eastAsia="Times New Roman"/>
        </w:rPr>
        <w:t>Dit mede om te checken of de uitbreidingen passen in de visie van OOAPI en dus potentieel kunnen leiden tot uitbreiding van de OOAPI standaard (versie 6.0 en verder).</w:t>
      </w:r>
      <w:r>
        <w:rPr>
          <w:rFonts w:eastAsia="Times New Roman"/>
        </w:rPr>
        <w:t xml:space="preserve"> </w:t>
      </w:r>
    </w:p>
    <w:p w14:paraId="11B42D17" w14:textId="77777777" w:rsidR="005A0B62" w:rsidRPr="00032638" w:rsidRDefault="005A0B62" w:rsidP="005A0B62">
      <w:pPr>
        <w:spacing w:after="240" w:line="240" w:lineRule="auto"/>
        <w:rPr>
          <w:rFonts w:eastAsia="Times New Roman"/>
        </w:rPr>
      </w:pPr>
      <w:r w:rsidRPr="00032638">
        <w:rPr>
          <w:rFonts w:eastAsia="Times New Roman"/>
        </w:rPr>
        <w:t>Hiermee kan OKx direct vanuit OOAPI ontwikkeld worden (indien het past, scoping en fit zal nog moeten plaatsvinden) en uitgebracht worden als een nieuwe OOAPI release (met mogelijk/waarschijnlijk een OKx consumer)</w:t>
      </w:r>
      <w:r>
        <w:rPr>
          <w:rFonts w:eastAsia="Times New Roman"/>
        </w:rPr>
        <w:t xml:space="preserve">. </w:t>
      </w:r>
    </w:p>
    <w:p w14:paraId="4832983B" w14:textId="77777777" w:rsidR="005A0B62" w:rsidRPr="003432B0" w:rsidRDefault="005A0B62" w:rsidP="005A0B62">
      <w:pPr>
        <w:spacing w:after="240" w:line="240" w:lineRule="auto"/>
        <w:rPr>
          <w:rFonts w:eastAsia="Times New Roman"/>
        </w:rPr>
      </w:pPr>
      <w:r w:rsidRPr="003432B0">
        <w:rPr>
          <w:rFonts w:eastAsia="Times New Roman"/>
        </w:rPr>
        <w:t xml:space="preserve">Dit mede om te checken of </w:t>
      </w:r>
      <w:r>
        <w:rPr>
          <w:rFonts w:eastAsia="Times New Roman"/>
        </w:rPr>
        <w:t xml:space="preserve">de uitbreidingen passen in de visie van OOAPI en dus </w:t>
      </w:r>
      <w:r w:rsidRPr="003432B0">
        <w:rPr>
          <w:rFonts w:eastAsia="Times New Roman"/>
        </w:rPr>
        <w:t xml:space="preserve">potentieel </w:t>
      </w:r>
      <w:r>
        <w:rPr>
          <w:rFonts w:eastAsia="Times New Roman"/>
        </w:rPr>
        <w:t xml:space="preserve">kunnen </w:t>
      </w:r>
      <w:r w:rsidRPr="003432B0">
        <w:rPr>
          <w:rFonts w:eastAsia="Times New Roman"/>
        </w:rPr>
        <w:t>leiden tot uitbreiding van de OOAPI standaard (versie 6.0 en verder).</w:t>
      </w:r>
    </w:p>
    <w:p w14:paraId="7948C90B" w14:textId="57381859" w:rsidR="001F20FA" w:rsidRDefault="005A0B62" w:rsidP="005A0B62">
      <w:pPr>
        <w:rPr>
          <w:rFonts w:eastAsia="Times New Roman"/>
        </w:rPr>
      </w:pPr>
      <w:r w:rsidRPr="17C36491">
        <w:rPr>
          <w:rFonts w:eastAsia="Times New Roman"/>
        </w:rPr>
        <w:t xml:space="preserve">Doel van de ontwikkeling is ook om de OKx specificaties als </w:t>
      </w:r>
      <w:r>
        <w:rPr>
          <w:rFonts w:eastAsia="Times New Roman"/>
        </w:rPr>
        <w:t xml:space="preserve">onderdeel van OOAPI </w:t>
      </w:r>
      <w:r w:rsidRPr="17C36491">
        <w:rPr>
          <w:rFonts w:eastAsia="Times New Roman"/>
          <w:b/>
          <w:bCs/>
        </w:rPr>
        <w:t>in beheer</w:t>
      </w:r>
      <w:r w:rsidRPr="17C36491">
        <w:rPr>
          <w:rFonts w:eastAsia="Times New Roman"/>
        </w:rPr>
        <w:t xml:space="preserve"> te laten nemen</w:t>
      </w:r>
      <w:r>
        <w:rPr>
          <w:rFonts w:eastAsia="Times New Roman"/>
        </w:rPr>
        <w:t xml:space="preserve"> bij Edustandaard</w:t>
      </w:r>
      <w:r w:rsidRPr="17C36491">
        <w:rPr>
          <w:rFonts w:eastAsia="Times New Roman"/>
        </w:rPr>
        <w:t>. Implementeren en testen is aan de betrokken partners onderling; definieer hiervoor één of meer pilots. Als de standaard in beheer genomen wordt kan er ook</w:t>
      </w:r>
      <w:r w:rsidR="0036466A">
        <w:rPr>
          <w:rFonts w:eastAsia="Times New Roman"/>
        </w:rPr>
        <w:t xml:space="preserve"> </w:t>
      </w:r>
      <w:r w:rsidR="0036466A" w:rsidRPr="17C36491">
        <w:rPr>
          <w:rFonts w:eastAsia="Times New Roman"/>
        </w:rPr>
        <w:t>gevalideerd moeten worden.</w:t>
      </w:r>
    </w:p>
    <w:p w14:paraId="21741A7A" w14:textId="77777777" w:rsidR="004E065B" w:rsidRDefault="004E065B" w:rsidP="005A0B62">
      <w:pPr>
        <w:rPr>
          <w:rFonts w:eastAsia="Times New Roman"/>
        </w:rPr>
      </w:pPr>
    </w:p>
    <w:p w14:paraId="00832A66" w14:textId="77777777" w:rsidR="00387BB4" w:rsidRPr="003B1634" w:rsidRDefault="00387BB4" w:rsidP="00387BB4">
      <w:pPr>
        <w:pStyle w:val="Kop2"/>
        <w:rPr>
          <w:ins w:id="16" w:author="Elmar Zwankhuizen" w:date="2025-09-01T15:49:00Z" w16du:dateUtc="2025-09-01T13:49:00Z"/>
          <w:color w:val="60468A"/>
        </w:rPr>
      </w:pPr>
      <w:bookmarkStart w:id="17" w:name="_Toc207633760"/>
      <w:ins w:id="18" w:author="Elmar Zwankhuizen" w:date="2025-09-01T15:49:00Z" w16du:dateUtc="2025-09-01T13:49:00Z">
        <w:r>
          <w:rPr>
            <w:color w:val="60468A"/>
          </w:rPr>
          <w:t>Guidelines en volgende versies</w:t>
        </w:r>
        <w:bookmarkEnd w:id="17"/>
      </w:ins>
    </w:p>
    <w:p w14:paraId="71874B94" w14:textId="1ECDCA57" w:rsidR="004E065B" w:rsidRDefault="000D3626" w:rsidP="005A0B62">
      <w:r w:rsidRPr="0088069A">
        <w:rPr>
          <w:rFonts w:eastAsia="Times New Roman"/>
        </w:rPr>
        <w:t xml:space="preserve">Dit guidelines document is een eerste versie; dit document is opgesteld om initiatiefnemers snel enige duidelijkheid te bieden. Het document is echter nog in ontwikkeling. Van OKx initiatieven wordt </w:t>
      </w:r>
      <w:r w:rsidRPr="0088069A">
        <w:rPr>
          <w:rFonts w:eastAsia="Times New Roman"/>
        </w:rPr>
        <w:lastRenderedPageBreak/>
        <w:t>verwacht dat ze zich zullen committeren aan volgende versies van dit document; waarbij uiteraard overlegd zal worden over de timing van de bijbehorende inspanningen.</w:t>
      </w:r>
    </w:p>
    <w:p w14:paraId="0517EE25" w14:textId="77777777" w:rsidR="00224794" w:rsidRDefault="00224794" w:rsidP="00A451E0"/>
    <w:p w14:paraId="14BA26DD" w14:textId="677B919B" w:rsidR="003B5617" w:rsidRPr="003B1634" w:rsidRDefault="003B5617" w:rsidP="003B5617">
      <w:pPr>
        <w:pStyle w:val="Kop2"/>
        <w:rPr>
          <w:color w:val="60468A"/>
        </w:rPr>
      </w:pPr>
      <w:bookmarkStart w:id="19" w:name="_Toc207633761"/>
      <w:r>
        <w:rPr>
          <w:color w:val="60468A"/>
        </w:rPr>
        <w:t>Werkwijze</w:t>
      </w:r>
      <w:bookmarkEnd w:id="19"/>
    </w:p>
    <w:p w14:paraId="235E7695" w14:textId="77777777" w:rsidR="00E66E19" w:rsidRDefault="00E66E19" w:rsidP="00E66E19">
      <w:pPr>
        <w:spacing w:line="240" w:lineRule="auto"/>
        <w:rPr>
          <w:rFonts w:eastAsia="Times New Roman"/>
        </w:rPr>
      </w:pPr>
      <w:r w:rsidRPr="004814F1">
        <w:rPr>
          <w:rFonts w:eastAsia="Times New Roman"/>
        </w:rPr>
        <w:t xml:space="preserve">Nieuwe initiatieven melden zich bij de </w:t>
      </w:r>
      <w:r>
        <w:rPr>
          <w:rFonts w:eastAsia="Times New Roman"/>
        </w:rPr>
        <w:t>werkgroep</w:t>
      </w:r>
      <w:r w:rsidRPr="004814F1">
        <w:rPr>
          <w:rFonts w:eastAsia="Times New Roman"/>
        </w:rPr>
        <w:t xml:space="preserve"> MOKA, met een korte beschrijving van hun initiatief (scope en doelstelling van het initiatief). Initiatiefnemers committeren zich aan werken onder architectuur. Dit wordt bevestigd in een afspraak tussen </w:t>
      </w:r>
      <w:r>
        <w:rPr>
          <w:rFonts w:eastAsia="Times New Roman"/>
        </w:rPr>
        <w:t>de werkgroep</w:t>
      </w:r>
      <w:r w:rsidRPr="004814F1">
        <w:rPr>
          <w:rFonts w:eastAsia="Times New Roman"/>
        </w:rPr>
        <w:t xml:space="preserve"> MOKA en initiatienemer. De afspraak betekent</w:t>
      </w:r>
      <w:r>
        <w:rPr>
          <w:rFonts w:eastAsia="Times New Roman"/>
        </w:rPr>
        <w:t xml:space="preserve"> </w:t>
      </w:r>
      <w:r w:rsidRPr="004814F1">
        <w:rPr>
          <w:rFonts w:eastAsia="Times New Roman"/>
        </w:rPr>
        <w:t xml:space="preserve">onder andere: </w:t>
      </w:r>
    </w:p>
    <w:p w14:paraId="79F80705" w14:textId="77777777" w:rsidR="00E66E19" w:rsidRDefault="00E66E19" w:rsidP="00E66E19">
      <w:pPr>
        <w:pStyle w:val="Lijstalinea"/>
        <w:numPr>
          <w:ilvl w:val="0"/>
          <w:numId w:val="7"/>
        </w:numPr>
        <w:spacing w:after="160" w:line="240" w:lineRule="auto"/>
        <w:rPr>
          <w:rFonts w:eastAsia="Times New Roman"/>
        </w:rPr>
      </w:pPr>
      <w:r>
        <w:rPr>
          <w:rFonts w:eastAsia="Times New Roman"/>
        </w:rPr>
        <w:t>C</w:t>
      </w:r>
      <w:r w:rsidRPr="00714A88">
        <w:rPr>
          <w:rFonts w:eastAsia="Times New Roman"/>
        </w:rPr>
        <w:t xml:space="preserve">ommitment aan dit guidelines document en volgende versies hiervan. </w:t>
      </w:r>
    </w:p>
    <w:p w14:paraId="3B32434D" w14:textId="77777777" w:rsidR="00E66E19" w:rsidRDefault="00E66E19" w:rsidP="00E66E19">
      <w:pPr>
        <w:pStyle w:val="Lijstalinea"/>
        <w:numPr>
          <w:ilvl w:val="0"/>
          <w:numId w:val="7"/>
        </w:numPr>
        <w:spacing w:after="160" w:line="240" w:lineRule="auto"/>
        <w:rPr>
          <w:rFonts w:eastAsia="Times New Roman"/>
        </w:rPr>
      </w:pPr>
      <w:r w:rsidRPr="00714A88">
        <w:rPr>
          <w:rFonts w:eastAsia="Times New Roman"/>
        </w:rPr>
        <w:t xml:space="preserve">Voorleggen van het ontwerp voor de OKx koppeling ter goedkeuring </w:t>
      </w:r>
      <w:r>
        <w:rPr>
          <w:rFonts w:eastAsia="Times New Roman"/>
        </w:rPr>
        <w:t>werkgroep</w:t>
      </w:r>
      <w:r w:rsidRPr="00714A88">
        <w:rPr>
          <w:rFonts w:eastAsia="Times New Roman"/>
        </w:rPr>
        <w:t xml:space="preserve"> MOKA en </w:t>
      </w:r>
      <w:r>
        <w:rPr>
          <w:rFonts w:eastAsia="Times New Roman"/>
        </w:rPr>
        <w:t>werkgroep</w:t>
      </w:r>
      <w:r w:rsidRPr="00714A88">
        <w:rPr>
          <w:rFonts w:eastAsia="Times New Roman"/>
        </w:rPr>
        <w:t xml:space="preserve"> OOAPI.</w:t>
      </w:r>
    </w:p>
    <w:p w14:paraId="124CBDD0" w14:textId="77777777" w:rsidR="00E66E19" w:rsidRDefault="00E66E19" w:rsidP="00E66E19">
      <w:pPr>
        <w:pStyle w:val="Lijstalinea"/>
        <w:numPr>
          <w:ilvl w:val="0"/>
          <w:numId w:val="7"/>
        </w:numPr>
        <w:spacing w:after="160" w:line="240" w:lineRule="auto"/>
        <w:rPr>
          <w:rFonts w:eastAsia="Times New Roman"/>
        </w:rPr>
      </w:pPr>
      <w:r w:rsidRPr="00714A88">
        <w:rPr>
          <w:rFonts w:eastAsia="Times New Roman"/>
        </w:rPr>
        <w:t xml:space="preserve">Overdracht van de specificaties na implementatie, test en oplevering. Deze overdracht is aan de </w:t>
      </w:r>
      <w:r>
        <w:rPr>
          <w:rFonts w:eastAsia="Times New Roman"/>
        </w:rPr>
        <w:t>werkgroep</w:t>
      </w:r>
      <w:r w:rsidRPr="00714A88">
        <w:rPr>
          <w:rFonts w:eastAsia="Times New Roman"/>
        </w:rPr>
        <w:t xml:space="preserve"> MOKA die vanaf dat moment verantwoordelijk wordt voor onderhoud (volgende versies) van de specificatie (hieraan kan de betreffende OKx initiatiefnemer uiteraard weer meewerken, maar dit zal mogelijk verschillend worden opgepakt).</w:t>
      </w:r>
    </w:p>
    <w:p w14:paraId="251A8A10" w14:textId="77777777" w:rsidR="00E66E19" w:rsidRDefault="00E66E19" w:rsidP="00E66E19">
      <w:pPr>
        <w:pStyle w:val="Lijstalinea"/>
        <w:numPr>
          <w:ilvl w:val="0"/>
          <w:numId w:val="7"/>
        </w:numPr>
        <w:spacing w:after="160" w:line="240" w:lineRule="auto"/>
        <w:rPr>
          <w:rFonts w:eastAsia="Times New Roman"/>
        </w:rPr>
      </w:pPr>
      <w:r w:rsidRPr="00714A88">
        <w:rPr>
          <w:rFonts w:eastAsia="Times New Roman"/>
        </w:rPr>
        <w:t>Geschillen worden voorgelegd aan de architectuurraad mbo/h</w:t>
      </w:r>
      <w:r>
        <w:rPr>
          <w:rFonts w:eastAsia="Times New Roman"/>
        </w:rPr>
        <w:t>b</w:t>
      </w:r>
      <w:r w:rsidRPr="00714A88">
        <w:rPr>
          <w:rFonts w:eastAsia="Times New Roman"/>
        </w:rPr>
        <w:t>o en via deze eventueel aan de CIO-raad mbo/ho.</w:t>
      </w:r>
    </w:p>
    <w:p w14:paraId="2F457DAA" w14:textId="3BBD5FD5" w:rsidR="00EC53A4" w:rsidRDefault="003A4177" w:rsidP="00EC53A4">
      <w:pPr>
        <w:rPr>
          <w:ins w:id="20" w:author="Elmar Zwankhuizen" w:date="2025-09-01T15:50:00Z" w16du:dateUtc="2025-09-01T13:50:00Z"/>
        </w:rPr>
      </w:pPr>
      <w:ins w:id="21" w:author="Elmar Zwankhuizen" w:date="2025-09-01T15:51:00Z" w16du:dateUtc="2025-09-01T13:51:00Z">
        <w:r>
          <w:t>Figuur 2 geeft het proces, van idee tot live gang, weer. De MBO instelling is als realisatiepartij weergegeven. In de praktijk is dit een samenwerking van instellingen en leveranciers. Het heeft de voorkeur dat een instelling de kartrekker is en tevens aanspreekpartij voor de MOKA is. Indien wenselijk kan dit ook een leverancier zijn.</w:t>
        </w:r>
      </w:ins>
    </w:p>
    <w:p w14:paraId="17F2B149" w14:textId="77777777" w:rsidR="00EC53A4" w:rsidRDefault="00EC53A4" w:rsidP="00EC53A4">
      <w:pPr>
        <w:ind w:left="0" w:firstLine="0"/>
        <w:rPr>
          <w:ins w:id="22" w:author="Elmar Zwankhuizen" w:date="2025-09-01T15:50:00Z" w16du:dateUtc="2025-09-01T13:50:00Z"/>
        </w:rPr>
      </w:pPr>
    </w:p>
    <w:p w14:paraId="5487FEC8" w14:textId="77777777" w:rsidR="00EC53A4" w:rsidRDefault="012D92EC" w:rsidP="00EC53A4">
      <w:pPr>
        <w:rPr>
          <w:ins w:id="23" w:author="Elmar Zwankhuizen" w:date="2025-09-01T15:50:00Z" w16du:dateUtc="2025-09-01T13:50:00Z"/>
        </w:rPr>
      </w:pPr>
      <w:commentRangeStart w:id="24"/>
      <w:commentRangeStart w:id="25"/>
      <w:ins w:id="26" w:author="Elmar Zwankhuizen" w:date="2025-09-01T15:50:00Z">
        <w:r>
          <w:rPr>
            <w:noProof/>
          </w:rPr>
          <w:drawing>
            <wp:inline distT="0" distB="0" distL="0" distR="0" wp14:anchorId="300BCCD9" wp14:editId="4BC226FB">
              <wp:extent cx="5760085" cy="1323975"/>
              <wp:effectExtent l="0" t="0" r="0" b="9525"/>
              <wp:docPr id="799234823" name="Afbeelding 1"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4823" name="Afbeelding 1" descr="Afbeelding met tekst, lijn, diagram, Perceel&#10;&#10;Door AI gegenereerde inhoud is mogelijk onjuist."/>
                      <pic:cNvPicPr/>
                    </pic:nvPicPr>
                    <pic:blipFill rotWithShape="1">
                      <a:blip r:embed="rId19"/>
                      <a:srcRect b="7539"/>
                      <a:stretch>
                        <a:fillRect/>
                      </a:stretch>
                    </pic:blipFill>
                    <pic:spPr bwMode="auto">
                      <a:xfrm>
                        <a:off x="0" y="0"/>
                        <a:ext cx="5760085" cy="1323975"/>
                      </a:xfrm>
                      <a:prstGeom prst="rect">
                        <a:avLst/>
                      </a:prstGeom>
                      <a:ln>
                        <a:noFill/>
                      </a:ln>
                      <a:extLst>
                        <a:ext uri="{53640926-AAD7-44D8-BBD7-CCE9431645EC}">
                          <a14:shadowObscured xmlns:a14="http://schemas.microsoft.com/office/drawing/2010/main"/>
                        </a:ext>
                      </a:extLst>
                    </pic:spPr>
                  </pic:pic>
                </a:graphicData>
              </a:graphic>
            </wp:inline>
          </w:drawing>
        </w:r>
      </w:ins>
      <w:commentRangeEnd w:id="24"/>
      <w:r w:rsidR="00EC53A4">
        <w:commentReference w:id="24"/>
      </w:r>
      <w:commentRangeEnd w:id="25"/>
      <w:r w:rsidR="00EC53A4">
        <w:commentReference w:id="25"/>
      </w:r>
    </w:p>
    <w:p w14:paraId="00462084" w14:textId="77777777" w:rsidR="00EC53A4" w:rsidRPr="00EC53A4" w:rsidRDefault="00EC53A4" w:rsidP="00EC53A4">
      <w:pPr>
        <w:ind w:left="0" w:firstLine="0"/>
        <w:rPr>
          <w:ins w:id="27" w:author="Elmar Zwankhuizen" w:date="2025-09-01T15:50:00Z" w16du:dateUtc="2025-09-01T13:50:00Z"/>
          <w:i/>
          <w:iCs/>
          <w:color w:val="60468A"/>
          <w:sz w:val="14"/>
          <w:szCs w:val="14"/>
        </w:rPr>
      </w:pPr>
    </w:p>
    <w:p w14:paraId="1D5A23F9" w14:textId="77777777" w:rsidR="00EC53A4" w:rsidRPr="00EC53A4" w:rsidRDefault="00EC53A4" w:rsidP="00EC53A4">
      <w:pPr>
        <w:rPr>
          <w:ins w:id="28" w:author="Elmar Zwankhuizen" w:date="2025-09-01T15:50:00Z" w16du:dateUtc="2025-09-01T13:50:00Z"/>
          <w:i/>
          <w:iCs/>
          <w:sz w:val="14"/>
          <w:szCs w:val="14"/>
        </w:rPr>
      </w:pPr>
      <w:ins w:id="29" w:author="Elmar Zwankhuizen" w:date="2025-09-01T15:50:00Z" w16du:dateUtc="2025-09-01T13:50:00Z">
        <w:r w:rsidRPr="00EC53A4">
          <w:rPr>
            <w:i/>
            <w:iCs/>
            <w:color w:val="60468A"/>
            <w:sz w:val="14"/>
            <w:szCs w:val="14"/>
          </w:rPr>
          <w:t>Figuur 2: Koppelvlak proces</w:t>
        </w:r>
      </w:ins>
    </w:p>
    <w:p w14:paraId="4E97671E" w14:textId="77777777" w:rsidR="00A2129E" w:rsidRPr="00A2129E" w:rsidRDefault="00A2129E" w:rsidP="00A2129E">
      <w:pPr>
        <w:spacing w:after="160" w:line="240" w:lineRule="auto"/>
        <w:rPr>
          <w:rFonts w:eastAsia="Times New Roman"/>
        </w:rPr>
      </w:pPr>
    </w:p>
    <w:p w14:paraId="062F55D1" w14:textId="77777777" w:rsidR="00E66E19" w:rsidRDefault="00E66E19" w:rsidP="00E66E19">
      <w:pPr>
        <w:spacing w:line="240" w:lineRule="auto"/>
        <w:rPr>
          <w:rFonts w:eastAsia="Times New Roman"/>
        </w:rPr>
      </w:pPr>
      <w:r>
        <w:rPr>
          <w:rFonts w:eastAsia="Times New Roman"/>
        </w:rPr>
        <w:t xml:space="preserve">Om volgens een gestructureerde aanpak tot bouwbare specificaties te komen wordt aanbevolen de </w:t>
      </w:r>
      <w:r w:rsidRPr="00F44A30">
        <w:rPr>
          <w:rFonts w:eastAsia="Times New Roman"/>
          <w:b/>
          <w:bCs/>
        </w:rPr>
        <w:t>AMIGO-aanpak</w:t>
      </w:r>
      <w:r>
        <w:rPr>
          <w:rFonts w:eastAsia="Times New Roman"/>
        </w:rPr>
        <w:t xml:space="preserve"> te volgen. De </w:t>
      </w:r>
      <w:hyperlink r:id="rId24" w:history="1">
        <w:r w:rsidRPr="007E1FE7">
          <w:rPr>
            <w:rStyle w:val="Hyperlink"/>
            <w:rFonts w:eastAsia="Times New Roman"/>
          </w:rPr>
          <w:t>Edustandaard AMIGO-aanpak</w:t>
        </w:r>
      </w:hyperlink>
      <w:r>
        <w:rPr>
          <w:rFonts w:eastAsia="Times New Roman"/>
        </w:rPr>
        <w:t xml:space="preserve"> (</w:t>
      </w:r>
      <w:r w:rsidRPr="00F44A30">
        <w:rPr>
          <w:rFonts w:eastAsia="Times New Roman"/>
        </w:rPr>
        <w:t>Aanpak voor Modulair opgebouwde Interacties en Gegevensstructuren in het Onderwijs</w:t>
      </w:r>
      <w:r>
        <w:rPr>
          <w:rFonts w:eastAsia="Times New Roman"/>
        </w:rPr>
        <w:t xml:space="preserve">) </w:t>
      </w:r>
      <w:r w:rsidRPr="007E1FE7">
        <w:rPr>
          <w:rFonts w:eastAsia="Times New Roman"/>
        </w:rPr>
        <w:t xml:space="preserve">is bedoeld voor leveranciers </w:t>
      </w:r>
      <w:r>
        <w:rPr>
          <w:rFonts w:eastAsia="Times New Roman"/>
        </w:rPr>
        <w:t xml:space="preserve">en andere belanghebbenden </w:t>
      </w:r>
      <w:r w:rsidRPr="007E1FE7">
        <w:rPr>
          <w:rFonts w:eastAsia="Times New Roman"/>
        </w:rPr>
        <w:t xml:space="preserve">van digitale diensten in het onderwijs: of ze nu publiek of privaat zijn. Zij kunnen met behulp van de AMIGO-aanpak afspraken maken over gegevensuitwisselingen in het onderwijs. </w:t>
      </w:r>
      <w:r>
        <w:rPr>
          <w:rFonts w:eastAsia="Times New Roman"/>
        </w:rPr>
        <w:t>De AMIGO-aanpak bestaat uit de zes stappen: Scenario-analyse, Gegevensanalyse, Interactie-analyse, Technologiekeuze, Berichtspecificatie en Interfacespacificatie.</w:t>
      </w:r>
    </w:p>
    <w:p w14:paraId="60FBE9C6" w14:textId="77777777" w:rsidR="00E66E19" w:rsidRDefault="3B3785CC" w:rsidP="00E66E19">
      <w:pPr>
        <w:spacing w:line="240" w:lineRule="auto"/>
        <w:rPr>
          <w:rFonts w:eastAsia="Times New Roman"/>
        </w:rPr>
      </w:pPr>
      <w:r w:rsidRPr="04FB8E24">
        <w:rPr>
          <w:rFonts w:eastAsia="Times New Roman"/>
        </w:rPr>
        <w:t xml:space="preserve">Maak in de OKx specificaties duidelijk welke </w:t>
      </w:r>
      <w:r w:rsidRPr="04FB8E24">
        <w:rPr>
          <w:rFonts w:eastAsia="Times New Roman"/>
          <w:b/>
          <w:bCs/>
        </w:rPr>
        <w:t xml:space="preserve">processen </w:t>
      </w:r>
      <w:r w:rsidRPr="04FB8E24">
        <w:rPr>
          <w:rFonts w:eastAsia="Times New Roman"/>
        </w:rPr>
        <w:t xml:space="preserve">betrokken en gebaat zijn bij de informatiestromen (flows). </w:t>
      </w:r>
      <w:commentRangeStart w:id="30"/>
      <w:commentRangeStart w:id="31"/>
      <w:commentRangeStart w:id="32"/>
      <w:r w:rsidRPr="04FB8E24">
        <w:rPr>
          <w:rFonts w:eastAsia="Times New Roman"/>
        </w:rPr>
        <w:t xml:space="preserve">Gebruik hiervoor het </w:t>
      </w:r>
      <w:hyperlink r:id="rId25" w:anchor="Hoofdprocesmodel">
        <w:r w:rsidRPr="04FB8E24">
          <w:rPr>
            <w:rStyle w:val="Hyperlink"/>
            <w:rFonts w:eastAsia="Times New Roman"/>
          </w:rPr>
          <w:t>MORA hoofdprocesmodel</w:t>
        </w:r>
      </w:hyperlink>
      <w:r w:rsidRPr="04FB8E24">
        <w:rPr>
          <w:rFonts w:eastAsia="Times New Roman"/>
        </w:rPr>
        <w:t xml:space="preserve">. </w:t>
      </w:r>
    </w:p>
    <w:p w14:paraId="39C015D2" w14:textId="259AACAC" w:rsidR="00F225B8" w:rsidRDefault="00E66E19" w:rsidP="00F225B8">
      <w:pPr>
        <w:spacing w:line="240" w:lineRule="auto"/>
        <w:rPr>
          <w:ins w:id="33" w:author="Elmar Zwankhuizen" w:date="2025-09-01T15:52:00Z" w16du:dateUtc="2025-09-01T13:52:00Z"/>
          <w:rFonts w:eastAsia="Times New Roman"/>
        </w:rPr>
      </w:pPr>
      <w:r>
        <w:rPr>
          <w:rFonts w:eastAsia="Times New Roman"/>
        </w:rPr>
        <w:t xml:space="preserve">Geef bij de informatiestromen aan welke </w:t>
      </w:r>
      <w:r w:rsidRPr="00316B94">
        <w:rPr>
          <w:rFonts w:eastAsia="Times New Roman"/>
          <w:b/>
          <w:bCs/>
        </w:rPr>
        <w:t>informatieobjecten</w:t>
      </w:r>
      <w:r>
        <w:rPr>
          <w:rFonts w:eastAsia="Times New Roman"/>
        </w:rPr>
        <w:t xml:space="preserve"> zijn betrokken. Gebruik hiervoor het </w:t>
      </w:r>
      <w:hyperlink r:id="rId26" w:history="1">
        <w:r w:rsidRPr="00A73C72">
          <w:rPr>
            <w:rStyle w:val="Hyperlink"/>
            <w:rFonts w:eastAsia="Times New Roman"/>
          </w:rPr>
          <w:t xml:space="preserve">MORA </w:t>
        </w:r>
        <w:r>
          <w:rPr>
            <w:rStyle w:val="Hyperlink"/>
            <w:rFonts w:eastAsia="Times New Roman"/>
          </w:rPr>
          <w:t>informatie</w:t>
        </w:r>
        <w:r w:rsidRPr="00A73C72">
          <w:rPr>
            <w:rStyle w:val="Hyperlink"/>
            <w:rFonts w:eastAsia="Times New Roman"/>
          </w:rPr>
          <w:t>model</w:t>
        </w:r>
      </w:hyperlink>
      <w:ins w:id="34" w:author="Elmar Zwankhuizen" w:date="2025-09-01T15:52:00Z" w16du:dateUtc="2025-09-01T13:52:00Z">
        <w:r w:rsidR="00F225B8">
          <w:rPr>
            <w:rFonts w:eastAsia="Times New Roman"/>
          </w:rPr>
          <w:t xml:space="preserve"> en modeleer de koppelvlakken overeenkomstig het metamodel als in figuur 3.</w:t>
        </w:r>
      </w:ins>
    </w:p>
    <w:p w14:paraId="1911F42E" w14:textId="77777777" w:rsidR="00F225B8" w:rsidRDefault="00F225B8" w:rsidP="00F225B8">
      <w:pPr>
        <w:spacing w:line="240" w:lineRule="auto"/>
        <w:jc w:val="center"/>
        <w:rPr>
          <w:ins w:id="35" w:author="Elmar Zwankhuizen" w:date="2025-09-01T15:52:00Z" w16du:dateUtc="2025-09-01T13:52:00Z"/>
          <w:rFonts w:eastAsia="Times New Roman"/>
        </w:rPr>
      </w:pPr>
      <w:ins w:id="36" w:author="Elmar Zwankhuizen" w:date="2025-09-01T15:52:00Z" w16du:dateUtc="2025-09-01T13:52:00Z">
        <w:r w:rsidRPr="00174E32">
          <w:rPr>
            <w:rFonts w:eastAsia="Times New Roman"/>
            <w:noProof/>
          </w:rPr>
          <w:drawing>
            <wp:inline distT="0" distB="0" distL="0" distR="0" wp14:anchorId="77D82615" wp14:editId="3A39DACE">
              <wp:extent cx="3739487" cy="2279176"/>
              <wp:effectExtent l="0" t="0" r="0" b="6985"/>
              <wp:docPr id="5" name="Afbeelding 4" descr="Afbeelding met tekst, diagram, lijn, schermopname&#10;&#10;Door AI gegenereerde inhoud is mogelijk onjuist.">
                <a:extLst xmlns:a="http://schemas.openxmlformats.org/drawingml/2006/main">
                  <a:ext uri="{FF2B5EF4-FFF2-40B4-BE49-F238E27FC236}">
                    <a16:creationId xmlns:a16="http://schemas.microsoft.com/office/drawing/2014/main" id="{47857DE3-1904-BAE5-54A8-299FFD8C57A2}"/>
                  </a:ext>
                </a:extLst>
              </wp:docPr>
              <wp:cNvGraphicFramePr/>
              <a:graphic xmlns:a="http://schemas.openxmlformats.org/drawingml/2006/main">
                <a:graphicData uri="http://schemas.openxmlformats.org/drawingml/2006/picture">
                  <pic:pic xmlns:pic="http://schemas.openxmlformats.org/drawingml/2006/picture">
                    <pic:nvPicPr>
                      <pic:cNvPr id="5" name="Afbeelding 4" descr="Afbeelding met tekst, diagram, lijn, schermopname&#10;&#10;Door AI gegenereerde inhoud is mogelijk onjuist.">
                        <a:extLst>
                          <a:ext uri="{FF2B5EF4-FFF2-40B4-BE49-F238E27FC236}">
                            <a16:creationId xmlns:a16="http://schemas.microsoft.com/office/drawing/2014/main" id="{47857DE3-1904-BAE5-54A8-299FFD8C57A2}"/>
                          </a:ext>
                        </a:extLst>
                      </pic:cNvPr>
                      <pic:cNvPicPr/>
                    </pic:nvPicPr>
                    <pic:blipFill rotWithShape="1">
                      <a:blip r:embed="rId27"/>
                      <a:srcRect l="14808" t="13924" r="20265" b="17676"/>
                      <a:stretch>
                        <a:fillRect/>
                      </a:stretch>
                    </pic:blipFill>
                    <pic:spPr bwMode="auto">
                      <a:xfrm>
                        <a:off x="0" y="0"/>
                        <a:ext cx="3739834" cy="2279387"/>
                      </a:xfrm>
                      <a:prstGeom prst="rect">
                        <a:avLst/>
                      </a:prstGeom>
                      <a:ln>
                        <a:noFill/>
                      </a:ln>
                      <a:extLst>
                        <a:ext uri="{53640926-AAD7-44D8-BBD7-CCE9431645EC}">
                          <a14:shadowObscured xmlns:a14="http://schemas.microsoft.com/office/drawing/2010/main"/>
                        </a:ext>
                      </a:extLst>
                    </pic:spPr>
                  </pic:pic>
                </a:graphicData>
              </a:graphic>
            </wp:inline>
          </w:drawing>
        </w:r>
      </w:ins>
    </w:p>
    <w:p w14:paraId="60D148D9" w14:textId="77777777" w:rsidR="00F225B8" w:rsidRPr="002F19D9" w:rsidRDefault="00F225B8" w:rsidP="00F225B8">
      <w:pPr>
        <w:rPr>
          <w:ins w:id="37" w:author="Elmar Zwankhuizen" w:date="2025-09-01T15:52:00Z" w16du:dateUtc="2025-09-01T13:52:00Z"/>
          <w:i/>
          <w:iCs/>
          <w:sz w:val="14"/>
          <w:szCs w:val="14"/>
        </w:rPr>
      </w:pPr>
      <w:ins w:id="38" w:author="Elmar Zwankhuizen" w:date="2025-09-01T15:52:00Z" w16du:dateUtc="2025-09-01T13:52:00Z">
        <w:r w:rsidRPr="002F19D9">
          <w:rPr>
            <w:i/>
            <w:iCs/>
            <w:color w:val="60468A"/>
            <w:sz w:val="14"/>
            <w:szCs w:val="14"/>
          </w:rPr>
          <w:t xml:space="preserve">Figuur </w:t>
        </w:r>
        <w:r>
          <w:rPr>
            <w:i/>
            <w:iCs/>
            <w:color w:val="60468A"/>
            <w:sz w:val="14"/>
            <w:szCs w:val="14"/>
          </w:rPr>
          <w:t>3</w:t>
        </w:r>
        <w:r w:rsidRPr="002F19D9">
          <w:rPr>
            <w:i/>
            <w:iCs/>
            <w:color w:val="60468A"/>
            <w:sz w:val="14"/>
            <w:szCs w:val="14"/>
          </w:rPr>
          <w:t xml:space="preserve">: </w:t>
        </w:r>
        <w:r>
          <w:rPr>
            <w:i/>
            <w:iCs/>
            <w:color w:val="60468A"/>
            <w:sz w:val="14"/>
            <w:szCs w:val="14"/>
          </w:rPr>
          <w:t>Metamodel koppelvlak</w:t>
        </w:r>
      </w:ins>
    </w:p>
    <w:p w14:paraId="65B484CC" w14:textId="57E49941" w:rsidR="002F19D9" w:rsidRPr="002F19D9" w:rsidDel="00F225B8" w:rsidRDefault="00F225B8" w:rsidP="00F225B8">
      <w:pPr>
        <w:spacing w:line="240" w:lineRule="auto"/>
        <w:rPr>
          <w:del w:id="39" w:author="Elmar Zwankhuizen" w:date="2025-09-01T15:52:00Z" w16du:dateUtc="2025-09-01T13:52:00Z"/>
          <w:i/>
          <w:iCs/>
          <w:sz w:val="14"/>
          <w:szCs w:val="14"/>
        </w:rPr>
      </w:pPr>
      <w:del w:id="40" w:author="Elmar Zwankhuizen" w:date="2025-09-01T15:52:00Z" w16du:dateUtc="2025-09-01T13:52:00Z">
        <w:r w:rsidDel="00F225B8">
          <w:rPr>
            <w:rFonts w:eastAsia="Times New Roman"/>
          </w:rPr>
          <w:delText>.</w:delText>
        </w:r>
      </w:del>
    </w:p>
    <w:p w14:paraId="0030C4E1" w14:textId="77777777" w:rsidR="001D36AE" w:rsidRDefault="001D36AE" w:rsidP="00E66E19">
      <w:pPr>
        <w:spacing w:line="240" w:lineRule="auto"/>
        <w:rPr>
          <w:rFonts w:eastAsia="Times New Roman"/>
        </w:rPr>
      </w:pPr>
    </w:p>
    <w:p w14:paraId="249C2167" w14:textId="40F01BD3" w:rsidR="003B5617" w:rsidRDefault="3B3785CC" w:rsidP="00E66E19">
      <w:pPr>
        <w:rPr>
          <w:rFonts w:eastAsia="Times New Roman"/>
        </w:rPr>
      </w:pPr>
      <w:r w:rsidRPr="04FB8E24">
        <w:rPr>
          <w:rFonts w:eastAsia="Times New Roman"/>
        </w:rPr>
        <w:t>Bepaal per informatiestroom de interactiepatronen die worden gebruikt om de informatie over te dragen. Denk hierbij aan ophalen (Pull) of brengen (Push), eventueel voorafgegaan door een notificatie.</w:t>
      </w:r>
      <w:commentRangeEnd w:id="30"/>
      <w:r w:rsidR="00E66E19">
        <w:commentReference w:id="30"/>
      </w:r>
      <w:commentRangeEnd w:id="31"/>
      <w:r w:rsidR="00E66E19">
        <w:commentReference w:id="31"/>
      </w:r>
      <w:commentRangeEnd w:id="32"/>
      <w:r w:rsidR="00E66E19">
        <w:commentReference w:id="32"/>
      </w:r>
    </w:p>
    <w:p w14:paraId="7CFA9812" w14:textId="77777777" w:rsidR="00AA5301" w:rsidRDefault="00AA5301" w:rsidP="00E66E19">
      <w:pPr>
        <w:rPr>
          <w:rFonts w:eastAsia="Times New Roman"/>
        </w:rPr>
      </w:pPr>
    </w:p>
    <w:p w14:paraId="51B0C98F" w14:textId="39206906" w:rsidR="00AA5301" w:rsidRPr="003B1634" w:rsidRDefault="005E405C" w:rsidP="00AA5301">
      <w:pPr>
        <w:pStyle w:val="Kop2"/>
        <w:rPr>
          <w:color w:val="60468A"/>
        </w:rPr>
      </w:pPr>
      <w:bookmarkStart w:id="41" w:name="_Toc207633762"/>
      <w:r w:rsidRPr="005E405C">
        <w:rPr>
          <w:color w:val="60468A"/>
        </w:rPr>
        <w:t>Transparantie en draagvlak</w:t>
      </w:r>
      <w:bookmarkEnd w:id="41"/>
    </w:p>
    <w:p w14:paraId="2FEEACF7" w14:textId="77777777" w:rsidR="00365E39" w:rsidRPr="003432B0" w:rsidRDefault="00365E39" w:rsidP="00365E39">
      <w:pPr>
        <w:spacing w:after="240" w:line="240" w:lineRule="auto"/>
        <w:rPr>
          <w:rFonts w:eastAsia="Times New Roman"/>
        </w:rPr>
      </w:pPr>
      <w:r w:rsidRPr="37CA33E6">
        <w:rPr>
          <w:rFonts w:eastAsia="Times New Roman"/>
        </w:rPr>
        <w:t xml:space="preserve">Partijen die een OKx willen ontwikkelen moeten dat doen op een </w:t>
      </w:r>
      <w:r w:rsidRPr="37CA33E6">
        <w:rPr>
          <w:rFonts w:eastAsia="Times New Roman"/>
          <w:b/>
          <w:bCs/>
        </w:rPr>
        <w:t>open manier</w:t>
      </w:r>
      <w:r>
        <w:rPr>
          <w:rFonts w:eastAsia="Times New Roman"/>
          <w:b/>
          <w:bCs/>
        </w:rPr>
        <w:t xml:space="preserve"> </w:t>
      </w:r>
      <w:r w:rsidRPr="37CA33E6">
        <w:rPr>
          <w:rFonts w:eastAsia="Times New Roman"/>
        </w:rPr>
        <w:t xml:space="preserve">zodat er al in een vroeg stadium door andere geïnteresseerden meegekeken kan worden. </w:t>
      </w:r>
      <w:r>
        <w:rPr>
          <w:rFonts w:eastAsia="Times New Roman"/>
        </w:rPr>
        <w:t xml:space="preserve">De ontwikkeling </w:t>
      </w:r>
      <w:r w:rsidRPr="37CA33E6">
        <w:rPr>
          <w:rFonts w:eastAsia="Times New Roman"/>
        </w:rPr>
        <w:t xml:space="preserve"> </w:t>
      </w:r>
      <w:r>
        <w:rPr>
          <w:rFonts w:eastAsia="Times New Roman"/>
        </w:rPr>
        <w:t xml:space="preserve">zal </w:t>
      </w:r>
      <w:r w:rsidRPr="37CA33E6">
        <w:rPr>
          <w:rFonts w:eastAsia="Times New Roman"/>
        </w:rPr>
        <w:t xml:space="preserve">via een centrale, publieke repository </w:t>
      </w:r>
      <w:r>
        <w:rPr>
          <w:rFonts w:eastAsia="Times New Roman"/>
        </w:rPr>
        <w:t>worden gedocumenteerd</w:t>
      </w:r>
      <w:r w:rsidRPr="37CA33E6">
        <w:rPr>
          <w:rFonts w:eastAsia="Times New Roman"/>
        </w:rPr>
        <w:t xml:space="preserve">. </w:t>
      </w:r>
      <w:r>
        <w:rPr>
          <w:rFonts w:eastAsia="Times New Roman"/>
        </w:rPr>
        <w:t xml:space="preserve">Daarbij wordt gedacht aan Github (zoals </w:t>
      </w:r>
      <w:hyperlink r:id="rId28">
        <w:r w:rsidRPr="37CA33E6">
          <w:rPr>
            <w:rStyle w:val="Hyperlink"/>
            <w:rFonts w:eastAsia="Times New Roman"/>
          </w:rPr>
          <w:t>https://github.com/orgs/Onderwijs-Koppelingen-OKx/repositories</w:t>
        </w:r>
      </w:hyperlink>
      <w:r>
        <w:rPr>
          <w:rFonts w:eastAsia="Times New Roman"/>
        </w:rPr>
        <w:t>); p</w:t>
      </w:r>
      <w:r>
        <w:t>reciezere Github locatie en uitwerking in Github volgt later.</w:t>
      </w:r>
      <w:r>
        <w:br/>
        <w:t>Direct en regelmatige interactie tussen initiatiefnemers en de  MOKA zorgt ervoor dat communicatie richting belanghebbenden en geïnteresseerden via MOKA kan en zal plaatsvinden.</w:t>
      </w:r>
    </w:p>
    <w:p w14:paraId="726E464F" w14:textId="77777777" w:rsidR="00365E39" w:rsidRPr="003432B0" w:rsidRDefault="00365E39" w:rsidP="00365E39">
      <w:pPr>
        <w:spacing w:after="240" w:line="240" w:lineRule="auto"/>
        <w:rPr>
          <w:rFonts w:eastAsia="Times New Roman"/>
        </w:rPr>
      </w:pPr>
      <w:r w:rsidRPr="003432B0">
        <w:rPr>
          <w:rFonts w:eastAsia="Times New Roman"/>
        </w:rPr>
        <w:t xml:space="preserve">Uitgangspunt is dat partijen die een </w:t>
      </w:r>
      <w:r>
        <w:rPr>
          <w:rFonts w:eastAsia="Times New Roman"/>
        </w:rPr>
        <w:t>OKx</w:t>
      </w:r>
      <w:r w:rsidRPr="003432B0">
        <w:rPr>
          <w:rFonts w:eastAsia="Times New Roman"/>
        </w:rPr>
        <w:t xml:space="preserve"> ontwikkelen, </w:t>
      </w:r>
      <w:r w:rsidRPr="00B046AB">
        <w:rPr>
          <w:rFonts w:eastAsia="Times New Roman"/>
          <w:b/>
          <w:bCs/>
        </w:rPr>
        <w:t>geld en</w:t>
      </w:r>
      <w:r>
        <w:rPr>
          <w:rFonts w:eastAsia="Times New Roman"/>
          <w:b/>
          <w:bCs/>
        </w:rPr>
        <w:t>/of</w:t>
      </w:r>
      <w:r w:rsidRPr="00B046AB">
        <w:rPr>
          <w:rFonts w:eastAsia="Times New Roman"/>
          <w:b/>
          <w:bCs/>
        </w:rPr>
        <w:t xml:space="preserve"> tijd beschikbaar stellen</w:t>
      </w:r>
      <w:r w:rsidRPr="003432B0">
        <w:rPr>
          <w:rFonts w:eastAsia="Times New Roman"/>
        </w:rPr>
        <w:t xml:space="preserve"> om deze te implementeren. Dit kunnen zowel scholen als marktpartijen zijn.</w:t>
      </w:r>
      <w:r>
        <w:rPr>
          <w:rFonts w:eastAsia="Times New Roman"/>
        </w:rPr>
        <w:t xml:space="preserve"> Bij voorkeur zijn er meerdere implementaties van dezelfde onderdelen, zodat beter kan worden geborgd dat de oplossing generieker toepasbaar is.</w:t>
      </w:r>
    </w:p>
    <w:p w14:paraId="0B8C48F4" w14:textId="77777777" w:rsidR="00365E39" w:rsidRDefault="00365E39" w:rsidP="00365E39">
      <w:pPr>
        <w:spacing w:after="240" w:line="240" w:lineRule="auto"/>
        <w:rPr>
          <w:rFonts w:eastAsia="Times New Roman"/>
        </w:rPr>
      </w:pPr>
      <w:r w:rsidRPr="003432B0">
        <w:rPr>
          <w:rFonts w:eastAsia="Times New Roman"/>
        </w:rPr>
        <w:lastRenderedPageBreak/>
        <w:t xml:space="preserve">Het streven is om verschillende partijen (ook andere marktpartijen) </w:t>
      </w:r>
      <w:r w:rsidRPr="00B046AB">
        <w:rPr>
          <w:rFonts w:eastAsia="Times New Roman"/>
          <w:b/>
          <w:bCs/>
        </w:rPr>
        <w:t>mee te laten kijken</w:t>
      </w:r>
      <w:r w:rsidRPr="003432B0">
        <w:rPr>
          <w:rFonts w:eastAsia="Times New Roman"/>
        </w:rPr>
        <w:t xml:space="preserve"> bij de realisatie van een koppeling. Als dit actief in een vroeg stadium plaatsvindt, werken we aan een zo groot mogelijk draagvlak voor de te realiseren koppeling en dat voorkomen wordt dat er meerdere versies ontstaan. </w:t>
      </w:r>
    </w:p>
    <w:p w14:paraId="6F65B410" w14:textId="1FD75CAF" w:rsidR="00AA5301" w:rsidRDefault="00365E39" w:rsidP="00365E39">
      <w:pPr>
        <w:rPr>
          <w:rFonts w:eastAsia="Times New Roman"/>
        </w:rPr>
      </w:pPr>
      <w:r>
        <w:rPr>
          <w:rFonts w:eastAsia="Times New Roman"/>
        </w:rPr>
        <w:t xml:space="preserve">Stel de OKx </w:t>
      </w:r>
      <w:r w:rsidRPr="00E37D29">
        <w:rPr>
          <w:rFonts w:eastAsia="Times New Roman"/>
          <w:b/>
          <w:bCs/>
        </w:rPr>
        <w:t>technische specificaties publiek</w:t>
      </w:r>
      <w:r>
        <w:rPr>
          <w:rFonts w:eastAsia="Times New Roman"/>
        </w:rPr>
        <w:t xml:space="preserve"> beschikbaar volgens OAS (O</w:t>
      </w:r>
      <w:r w:rsidRPr="007E1FE7">
        <w:rPr>
          <w:rFonts w:eastAsia="Times New Roman"/>
        </w:rPr>
        <w:t>pen</w:t>
      </w:r>
      <w:r>
        <w:rPr>
          <w:rFonts w:eastAsia="Times New Roman"/>
        </w:rPr>
        <w:t xml:space="preserve"> API Specification)</w:t>
      </w:r>
      <w:r w:rsidRPr="007E1FE7">
        <w:rPr>
          <w:rFonts w:eastAsia="Times New Roman"/>
        </w:rPr>
        <w:t xml:space="preserve"> </w:t>
      </w:r>
      <w:r>
        <w:rPr>
          <w:rFonts w:eastAsia="Times New Roman"/>
        </w:rPr>
        <w:t>in YAML</w:t>
      </w:r>
      <w:r w:rsidRPr="007E1FE7">
        <w:rPr>
          <w:rFonts w:eastAsia="Times New Roman"/>
        </w:rPr>
        <w:t xml:space="preserve"> en </w:t>
      </w:r>
      <w:r>
        <w:rPr>
          <w:rFonts w:eastAsia="Times New Roman"/>
        </w:rPr>
        <w:t>in een begeleidend specificatie</w:t>
      </w:r>
      <w:r w:rsidRPr="007E1FE7">
        <w:rPr>
          <w:rFonts w:eastAsia="Times New Roman"/>
        </w:rPr>
        <w:t>document</w:t>
      </w:r>
      <w:r>
        <w:rPr>
          <w:rFonts w:eastAsia="Times New Roman"/>
        </w:rPr>
        <w:t xml:space="preserve"> voor de niet-technici om beter inzicht in de verbinding van functionaliteit naar techniek</w:t>
      </w:r>
      <w:r w:rsidRPr="007E1FE7">
        <w:rPr>
          <w:rFonts w:eastAsia="Times New Roman"/>
        </w:rPr>
        <w:t>.</w:t>
      </w:r>
      <w:r>
        <w:rPr>
          <w:rFonts w:eastAsia="Times New Roman"/>
        </w:rPr>
        <w:t xml:space="preserve"> </w:t>
      </w:r>
      <w:r w:rsidRPr="007E1FE7">
        <w:rPr>
          <w:rFonts w:eastAsia="Times New Roman"/>
        </w:rPr>
        <w:t xml:space="preserve">De beide </w:t>
      </w:r>
      <w:r>
        <w:rPr>
          <w:rFonts w:eastAsia="Times New Roman"/>
        </w:rPr>
        <w:t xml:space="preserve">specificatie-uitwerkingen moeten vrij beschikbaar </w:t>
      </w:r>
      <w:r w:rsidRPr="007E1FE7">
        <w:rPr>
          <w:rFonts w:eastAsia="Times New Roman"/>
        </w:rPr>
        <w:t xml:space="preserve">en vrij van </w:t>
      </w:r>
      <w:r>
        <w:rPr>
          <w:rFonts w:eastAsia="Times New Roman"/>
        </w:rPr>
        <w:t>auteursrechten zijn. Deze combinatie van technische specificaties en specificatiedocument zorgt voor een gemeenschappelijk beeld bij alle betrokkenen, zowel vanuit verschillende functies/rollen als vanuit de betrokken ketenpartijen.</w:t>
      </w:r>
    </w:p>
    <w:p w14:paraId="294FF613" w14:textId="77777777" w:rsidR="003C2B1A" w:rsidRDefault="003C2B1A" w:rsidP="00365E39">
      <w:pPr>
        <w:rPr>
          <w:rFonts w:eastAsia="Times New Roman"/>
        </w:rPr>
      </w:pPr>
    </w:p>
    <w:p w14:paraId="475AA6B2" w14:textId="552080B3" w:rsidR="003C2B1A" w:rsidRPr="003B1634" w:rsidRDefault="003C2B1A" w:rsidP="003C2B1A">
      <w:pPr>
        <w:pStyle w:val="Kop2"/>
        <w:rPr>
          <w:color w:val="60468A"/>
        </w:rPr>
      </w:pPr>
      <w:bookmarkStart w:id="42" w:name="_Toc207633763"/>
      <w:r>
        <w:rPr>
          <w:color w:val="60468A"/>
        </w:rPr>
        <w:t>Specificaties</w:t>
      </w:r>
      <w:bookmarkEnd w:id="42"/>
    </w:p>
    <w:p w14:paraId="33A9AFF5" w14:textId="77777777" w:rsidR="00EA7FF5" w:rsidRDefault="00EA7FF5" w:rsidP="00EA7FF5">
      <w:pPr>
        <w:spacing w:after="240" w:line="240" w:lineRule="auto"/>
      </w:pPr>
      <w:r>
        <w:t xml:space="preserve">Iedere OKx met gebruik van OOAPI moet gebaseerd zijn op de </w:t>
      </w:r>
      <w:r w:rsidRPr="23356D67">
        <w:rPr>
          <w:b/>
          <w:bCs/>
        </w:rPr>
        <w:t>OOAPI</w:t>
      </w:r>
      <w:r>
        <w:t xml:space="preserve"> v5 (of hogere versie indien dit wordt besloten in de Technische Werkgroep OOAPI). </w:t>
      </w:r>
      <w:r w:rsidRPr="23356D67">
        <w:rPr>
          <w:rFonts w:eastAsia="Times New Roman"/>
        </w:rPr>
        <w:t>Kies alleen OOAPI als basis voor een uitwisseling indien OOAPI bruikbaar is. Gebruik OOAPI niet voor zaken waar het niet voor is bedoeld, zoals learning analytics of leermiddelen. OOAPI is geen duizend-dingen-doekje! Het beleid is: “OOAPI, tenzij...”.</w:t>
      </w:r>
      <w:r>
        <w:rPr>
          <w:rFonts w:eastAsia="Times New Roman"/>
        </w:rPr>
        <w:t xml:space="preserve"> Kies in andere gevallen de juiste alternatieve standaard als basis.</w:t>
      </w:r>
    </w:p>
    <w:p w14:paraId="0FD0093F" w14:textId="77777777" w:rsidR="00EA7FF5" w:rsidRDefault="00EA7FF5" w:rsidP="00EA7FF5">
      <w:r>
        <w:t xml:space="preserve">OOAPI omvat een gegevensmodel en interfacemodel waarbij REST-JSON wordt toegepast. De specificatie schrijft voor beveiliging geen keuze voor, maar geeft als best-practice voor de beveiliging OAuth2 aan. </w:t>
      </w:r>
    </w:p>
    <w:p w14:paraId="3AFF750D" w14:textId="77777777" w:rsidR="00EA7FF5" w:rsidRDefault="00EA7FF5" w:rsidP="00EA7FF5">
      <w:r>
        <w:t xml:space="preserve">Iedere OKx omvat een deelverzameling van de </w:t>
      </w:r>
      <w:r w:rsidRPr="004B1ACD">
        <w:rPr>
          <w:b/>
          <w:bCs/>
        </w:rPr>
        <w:t>benodigde onderdelen van OOAPI</w:t>
      </w:r>
      <w:r>
        <w:t>; d.w.z. een specifieke selectie uit de beschikbare (optionele) endpoints, operaties, resources, objecten, attributen, enumeratiewaarden van OOAPI. Deze selectie is per OKx en hoeft niet over alle OKx afspraken heen hetzelfde te zijn.</w:t>
      </w:r>
    </w:p>
    <w:p w14:paraId="753A5247" w14:textId="77777777" w:rsidR="00EA7FF5" w:rsidRDefault="00EA7FF5" w:rsidP="00EA7FF5">
      <w:pPr>
        <w:spacing w:after="0"/>
      </w:pPr>
      <w:r w:rsidRPr="004B1ACD">
        <w:rPr>
          <w:b/>
          <w:bCs/>
        </w:rPr>
        <w:t>Benodigde aanvullingen</w:t>
      </w:r>
      <w:r>
        <w:t xml:space="preserve"> op OOAPI (endpoints, operaties, resources, objecten, attributen, enumeraties) </w:t>
      </w:r>
      <w:r w:rsidRPr="004B1ACD">
        <w:t>passen bij OOAPI</w:t>
      </w:r>
      <w:r>
        <w:t xml:space="preserve"> en zijn afgestemd met de OOAPI werkgroep: </w:t>
      </w:r>
    </w:p>
    <w:p w14:paraId="597376D6" w14:textId="77777777" w:rsidR="00EA7FF5" w:rsidRPr="003A12D5" w:rsidRDefault="00EA7FF5" w:rsidP="00EA7FF5">
      <w:pPr>
        <w:pStyle w:val="Lijstalinea"/>
        <w:numPr>
          <w:ilvl w:val="0"/>
          <w:numId w:val="8"/>
        </w:numPr>
        <w:spacing w:after="160" w:line="259" w:lineRule="auto"/>
      </w:pPr>
      <w:r>
        <w:t xml:space="preserve">Aanvullende </w:t>
      </w:r>
      <w:r w:rsidRPr="003A12D5">
        <w:rPr>
          <w:b/>
          <w:bCs/>
        </w:rPr>
        <w:t>endpoints</w:t>
      </w:r>
      <w:r>
        <w:t xml:space="preserve"> </w:t>
      </w:r>
      <w:r w:rsidRPr="00393F42">
        <w:rPr>
          <w:b/>
          <w:bCs/>
        </w:rPr>
        <w:t>en resources</w:t>
      </w:r>
      <w:r>
        <w:t xml:space="preserve"> op bestaande endpoints vraagt afstemming met de OOAPI werkgroep; deze werkgroep houdt daarmee het overzicht en het helpt alle endpoints en resources consistent en in dezelfde ontwikkellijn te houden.</w:t>
      </w:r>
    </w:p>
    <w:p w14:paraId="3DA2D220" w14:textId="77777777" w:rsidR="00EA7FF5" w:rsidRPr="003A12D5" w:rsidRDefault="00EA7FF5" w:rsidP="00EA7FF5">
      <w:pPr>
        <w:pStyle w:val="Lijstalinea"/>
        <w:numPr>
          <w:ilvl w:val="0"/>
          <w:numId w:val="8"/>
        </w:numPr>
        <w:spacing w:after="160" w:line="259" w:lineRule="auto"/>
      </w:pPr>
      <w:r>
        <w:t xml:space="preserve">Aanvullende </w:t>
      </w:r>
      <w:r w:rsidRPr="003A12D5">
        <w:rPr>
          <w:b/>
          <w:bCs/>
        </w:rPr>
        <w:t>methode</w:t>
      </w:r>
      <w:r>
        <w:rPr>
          <w:b/>
          <w:bCs/>
        </w:rPr>
        <w:t>s</w:t>
      </w:r>
      <w:r w:rsidRPr="003A12D5">
        <w:rPr>
          <w:b/>
          <w:bCs/>
        </w:rPr>
        <w:t>/operaties</w:t>
      </w:r>
      <w:r>
        <w:t xml:space="preserve"> op bestaande endpoints kunnen nodig zijn om bepaalde processen te ondersteunen. In OOAPI zijn alleen de leesmethoden (GET-operaties) gedefinieerd.</w:t>
      </w:r>
    </w:p>
    <w:p w14:paraId="2A63DC0F" w14:textId="77777777" w:rsidR="00EA7FF5" w:rsidRPr="00E46BEB" w:rsidRDefault="00EA7FF5" w:rsidP="00EA7FF5">
      <w:pPr>
        <w:pStyle w:val="Lijstalinea"/>
        <w:numPr>
          <w:ilvl w:val="0"/>
          <w:numId w:val="8"/>
        </w:numPr>
        <w:spacing w:after="160" w:line="259" w:lineRule="auto"/>
      </w:pPr>
      <w:r w:rsidRPr="003A12D5">
        <w:rPr>
          <w:rFonts w:eastAsia="Times New Roman"/>
        </w:rPr>
        <w:t xml:space="preserve">Aanvullende </w:t>
      </w:r>
      <w:r w:rsidRPr="003A12D5">
        <w:rPr>
          <w:rFonts w:eastAsia="Times New Roman"/>
          <w:b/>
          <w:bCs/>
        </w:rPr>
        <w:t>attributen</w:t>
      </w:r>
      <w:r w:rsidRPr="003A12D5">
        <w:rPr>
          <w:rFonts w:eastAsia="Times New Roman"/>
        </w:rPr>
        <w:t xml:space="preserve"> (properties) in de objecten moeten altijd via het Consumer-mechanisme van OOAPI. Totdat er een officiële registratie van de toepassing heeft plaatsgevonden heeft de consumerkey voorlopig een prefix van “x-“.</w:t>
      </w:r>
    </w:p>
    <w:p w14:paraId="53FDFB66" w14:textId="77777777" w:rsidR="00EA7FF5" w:rsidRPr="00BD21B7" w:rsidRDefault="00EA7FF5" w:rsidP="00EA7FF5">
      <w:pPr>
        <w:pStyle w:val="Lijstalinea"/>
        <w:numPr>
          <w:ilvl w:val="0"/>
          <w:numId w:val="8"/>
        </w:numPr>
        <w:spacing w:after="160" w:line="259" w:lineRule="auto"/>
      </w:pPr>
      <w:r w:rsidRPr="003A12D5">
        <w:rPr>
          <w:rFonts w:eastAsia="Times New Roman"/>
        </w:rPr>
        <w:t xml:space="preserve">Aanvullende </w:t>
      </w:r>
      <w:r w:rsidRPr="003A12D5">
        <w:rPr>
          <w:rFonts w:eastAsia="Times New Roman"/>
          <w:b/>
          <w:bCs/>
        </w:rPr>
        <w:t>waarden in een waardelijst</w:t>
      </w:r>
      <w:r w:rsidRPr="003A12D5">
        <w:rPr>
          <w:rFonts w:eastAsia="Times New Roman"/>
        </w:rPr>
        <w:t xml:space="preserve"> (</w:t>
      </w:r>
      <w:r>
        <w:rPr>
          <w:rFonts w:eastAsia="Times New Roman"/>
        </w:rPr>
        <w:t>enumeratiewaarden</w:t>
      </w:r>
      <w:r w:rsidRPr="003A12D5">
        <w:rPr>
          <w:rFonts w:eastAsia="Times New Roman"/>
        </w:rPr>
        <w:t xml:space="preserve">) </w:t>
      </w:r>
      <w:r>
        <w:rPr>
          <w:rFonts w:eastAsia="Times New Roman"/>
        </w:rPr>
        <w:t xml:space="preserve">mogen alleen bij uitbreidbare waardelijsten en </w:t>
      </w:r>
      <w:r w:rsidRPr="003A12D5">
        <w:rPr>
          <w:rFonts w:eastAsia="Times New Roman"/>
        </w:rPr>
        <w:t xml:space="preserve">moeten altijd </w:t>
      </w:r>
      <w:r>
        <w:rPr>
          <w:rFonts w:eastAsia="Times New Roman"/>
        </w:rPr>
        <w:t xml:space="preserve">het </w:t>
      </w:r>
      <w:r w:rsidRPr="003A12D5">
        <w:rPr>
          <w:rFonts w:eastAsia="Times New Roman"/>
        </w:rPr>
        <w:t>prefix van “x-“</w:t>
      </w:r>
      <w:r>
        <w:rPr>
          <w:rFonts w:eastAsia="Times New Roman"/>
        </w:rPr>
        <w:t xml:space="preserve"> hebben</w:t>
      </w:r>
      <w:r w:rsidRPr="003A12D5">
        <w:rPr>
          <w:rFonts w:eastAsia="Times New Roman"/>
        </w:rPr>
        <w:t>.</w:t>
      </w:r>
    </w:p>
    <w:p w14:paraId="51A24AA0" w14:textId="77777777" w:rsidR="00EA7FF5" w:rsidRPr="00E46BEB" w:rsidRDefault="00EA7FF5" w:rsidP="00EA7FF5">
      <w:r>
        <w:t xml:space="preserve">Let op, aanvullingen zijn nooit een vervanging van een bestaand onderdeel van OOAPI. Het is dus </w:t>
      </w:r>
      <w:r w:rsidRPr="591C7AE5">
        <w:rPr>
          <w:u w:val="single"/>
        </w:rPr>
        <w:t>niet</w:t>
      </w:r>
      <w:r>
        <w:t xml:space="preserve"> toegestaan om bepaalde onderdelen, bijvoorbeeld opleidingsaanbod (ProgramOffering) of gebouw (Building), te vervangen door een zelfgemaakte oplossing.</w:t>
      </w:r>
    </w:p>
    <w:p w14:paraId="5A15BC68" w14:textId="77777777" w:rsidR="00EA7FF5" w:rsidRDefault="00EA7FF5" w:rsidP="00EA7FF5">
      <w:pPr>
        <w:rPr>
          <w:rFonts w:eastAsia="Times New Roman"/>
        </w:rPr>
      </w:pPr>
      <w:r w:rsidRPr="007E1FE7">
        <w:rPr>
          <w:rFonts w:eastAsia="Times New Roman"/>
        </w:rPr>
        <w:t xml:space="preserve">Na het </w:t>
      </w:r>
      <w:r>
        <w:rPr>
          <w:rFonts w:eastAsia="Times New Roman"/>
        </w:rPr>
        <w:t xml:space="preserve">definiëren en </w:t>
      </w:r>
      <w:r w:rsidRPr="007E1FE7">
        <w:rPr>
          <w:rFonts w:eastAsia="Times New Roman"/>
        </w:rPr>
        <w:t xml:space="preserve">beschrijven van </w:t>
      </w:r>
      <w:r>
        <w:rPr>
          <w:rFonts w:eastAsia="Times New Roman"/>
        </w:rPr>
        <w:t>informatiestromen, is het goed gebruik gebleken de gegevens</w:t>
      </w:r>
      <w:r w:rsidRPr="007E1FE7">
        <w:rPr>
          <w:rFonts w:eastAsia="Times New Roman"/>
        </w:rPr>
        <w:t xml:space="preserve">objecten </w:t>
      </w:r>
      <w:r>
        <w:rPr>
          <w:rFonts w:eastAsia="Times New Roman"/>
        </w:rPr>
        <w:t xml:space="preserve">binnen deze informatiestromen </w:t>
      </w:r>
      <w:r w:rsidRPr="007E1FE7">
        <w:rPr>
          <w:rFonts w:eastAsia="Times New Roman"/>
        </w:rPr>
        <w:t>uit</w:t>
      </w:r>
      <w:r>
        <w:rPr>
          <w:rFonts w:eastAsia="Times New Roman"/>
        </w:rPr>
        <w:t xml:space="preserve"> te </w:t>
      </w:r>
      <w:r w:rsidRPr="007E1FE7">
        <w:rPr>
          <w:rFonts w:eastAsia="Times New Roman"/>
        </w:rPr>
        <w:t xml:space="preserve">werken </w:t>
      </w:r>
      <w:r>
        <w:rPr>
          <w:rFonts w:eastAsia="Times New Roman"/>
        </w:rPr>
        <w:t xml:space="preserve">in een </w:t>
      </w:r>
      <w:r w:rsidRPr="003A12D5">
        <w:rPr>
          <w:rFonts w:eastAsia="Times New Roman"/>
          <w:b/>
          <w:bCs/>
        </w:rPr>
        <w:t xml:space="preserve">klassediagram </w:t>
      </w:r>
      <w:r w:rsidRPr="003F386B">
        <w:rPr>
          <w:rFonts w:eastAsia="Times New Roman"/>
        </w:rPr>
        <w:t>en de interacties uit te werken in een</w:t>
      </w:r>
      <w:r>
        <w:rPr>
          <w:rFonts w:eastAsia="Times New Roman"/>
          <w:b/>
          <w:bCs/>
        </w:rPr>
        <w:t xml:space="preserve"> sequence diagram, </w:t>
      </w:r>
      <w:r w:rsidRPr="00B6502A">
        <w:rPr>
          <w:rFonts w:eastAsia="Times New Roman"/>
        </w:rPr>
        <w:t>eventueel aangevuld met</w:t>
      </w:r>
      <w:r>
        <w:rPr>
          <w:rFonts w:eastAsia="Times New Roman"/>
          <w:b/>
          <w:bCs/>
        </w:rPr>
        <w:t xml:space="preserve"> </w:t>
      </w:r>
      <w:r w:rsidRPr="003A12D5">
        <w:rPr>
          <w:rFonts w:eastAsia="Times New Roman"/>
          <w:b/>
          <w:bCs/>
        </w:rPr>
        <w:t>JSON-voorbeelden</w:t>
      </w:r>
      <w:r w:rsidRPr="007E1FE7">
        <w:rPr>
          <w:rFonts w:eastAsia="Times New Roman"/>
        </w:rPr>
        <w:t xml:space="preserve"> </w:t>
      </w:r>
      <w:r>
        <w:rPr>
          <w:rFonts w:eastAsia="Times New Roman"/>
        </w:rPr>
        <w:t xml:space="preserve">te </w:t>
      </w:r>
      <w:r w:rsidRPr="007E1FE7">
        <w:rPr>
          <w:rFonts w:eastAsia="Times New Roman"/>
        </w:rPr>
        <w:t>documenteren</w:t>
      </w:r>
      <w:r>
        <w:rPr>
          <w:rFonts w:eastAsia="Times New Roman"/>
        </w:rPr>
        <w:t xml:space="preserve"> in samenhang met de interacties en het berichtenverkeer. Het vertrekpunt van de koppeling is een archimate uitwerking van de koppelingen</w:t>
      </w:r>
      <w:r>
        <w:rPr>
          <w:rStyle w:val="Voetnootmarkering"/>
          <w:rFonts w:eastAsia="Times New Roman"/>
        </w:rPr>
        <w:footnoteReference w:id="2"/>
      </w:r>
      <w:r>
        <w:rPr>
          <w:rFonts w:eastAsia="Times New Roman"/>
        </w:rPr>
        <w:t>.</w:t>
      </w:r>
    </w:p>
    <w:p w14:paraId="424E0D22" w14:textId="0EE9CB49" w:rsidR="003C2B1A" w:rsidRDefault="00EA7FF5" w:rsidP="00EA7FF5">
      <w:pPr>
        <w:rPr>
          <w:rFonts w:eastAsia="Times New Roman"/>
        </w:rPr>
      </w:pPr>
      <w:r>
        <w:rPr>
          <w:rFonts w:eastAsia="Times New Roman"/>
        </w:rPr>
        <w:lastRenderedPageBreak/>
        <w:t xml:space="preserve">Maak in de OKx specificaties duidelijk </w:t>
      </w:r>
      <w:r w:rsidRPr="007E1FE7">
        <w:rPr>
          <w:rFonts w:eastAsia="Times New Roman"/>
        </w:rPr>
        <w:t>hoe de systemen</w:t>
      </w:r>
      <w:r>
        <w:rPr>
          <w:rFonts w:eastAsia="Times New Roman"/>
        </w:rPr>
        <w:t xml:space="preserve">/applicaties in zijn algemeenheid moeten </w:t>
      </w:r>
      <w:r w:rsidRPr="003A12D5">
        <w:rPr>
          <w:rFonts w:eastAsia="Times New Roman"/>
          <w:b/>
          <w:bCs/>
        </w:rPr>
        <w:t>reageren op API verzoeken</w:t>
      </w:r>
      <w:r>
        <w:rPr>
          <w:rFonts w:eastAsia="Times New Roman"/>
        </w:rPr>
        <w:t>, zoals bij ontbreken van autorisatie, slechte formuleerde verzoeken en overbodige verzoeken.</w:t>
      </w:r>
    </w:p>
    <w:p w14:paraId="0BFCFF1D" w14:textId="77777777" w:rsidR="00EA7FF5" w:rsidRDefault="00EA7FF5" w:rsidP="00EA7FF5">
      <w:pPr>
        <w:rPr>
          <w:rFonts w:eastAsia="Times New Roman"/>
        </w:rPr>
      </w:pPr>
    </w:p>
    <w:p w14:paraId="1CD3AA41" w14:textId="6ECC98AE" w:rsidR="00BE6731" w:rsidRPr="003B1634" w:rsidRDefault="00407319" w:rsidP="00BE6731">
      <w:pPr>
        <w:pStyle w:val="Kop2"/>
        <w:rPr>
          <w:color w:val="60468A"/>
        </w:rPr>
      </w:pPr>
      <w:bookmarkStart w:id="43" w:name="_Toc207633764"/>
      <w:r w:rsidRPr="00407319">
        <w:rPr>
          <w:color w:val="60468A"/>
        </w:rPr>
        <w:t>OKx ecosysteem</w:t>
      </w:r>
      <w:bookmarkEnd w:id="43"/>
    </w:p>
    <w:p w14:paraId="6A1B5F73" w14:textId="77777777" w:rsidR="00B40B5F" w:rsidRDefault="00B40B5F" w:rsidP="00B40B5F">
      <w:r w:rsidRPr="004B1ACD">
        <w:t xml:space="preserve">Iedere OKx </w:t>
      </w:r>
      <w:r>
        <w:t xml:space="preserve">definieert één of meerdere </w:t>
      </w:r>
      <w:r w:rsidRPr="004B1ACD">
        <w:rPr>
          <w:b/>
          <w:bCs/>
        </w:rPr>
        <w:t>scopes</w:t>
      </w:r>
      <w:r>
        <w:t xml:space="preserve"> die worden gebruikt </w:t>
      </w:r>
      <w:r w:rsidRPr="004B1ACD">
        <w:t>voor autorisatie</w:t>
      </w:r>
      <w:r>
        <w:t>. Een scope is een samenhangend onderdeel van de uitwisselingsketen die een eigen doelstelling, doelgroep (ketenpartners) en betreffende gegevens hebben die daarmee de beveiliging bepalen. Iedere ketenpartner wisselt gegevens uit in één of meerdere scopes binnen de gehele uitwisselingsketen.</w:t>
      </w:r>
    </w:p>
    <w:p w14:paraId="17B1F52F" w14:textId="77777777" w:rsidR="00B40B5F" w:rsidRDefault="00B40B5F" w:rsidP="00B40B5F">
      <w:r w:rsidRPr="004B1ACD">
        <w:rPr>
          <w:b/>
          <w:bCs/>
        </w:rPr>
        <w:t>Technische keuzes</w:t>
      </w:r>
      <w:r w:rsidRPr="004B1ACD">
        <w:t xml:space="preserve"> </w:t>
      </w:r>
      <w:r>
        <w:t xml:space="preserve">buiten OOAPI (zoals het </w:t>
      </w:r>
      <w:r w:rsidRPr="004B1ACD">
        <w:t xml:space="preserve">gebruik van </w:t>
      </w:r>
      <w:r>
        <w:t xml:space="preserve">extra benodigde gegevens in </w:t>
      </w:r>
      <w:r w:rsidRPr="004B1ACD">
        <w:t>consumers, beveiliging, etc</w:t>
      </w:r>
      <w:r>
        <w:t xml:space="preserve">.) in eerdere uitwerkingen </w:t>
      </w:r>
      <w:r w:rsidRPr="004B1ACD">
        <w:t xml:space="preserve">zijn richtinggevend voor </w:t>
      </w:r>
      <w:r>
        <w:t xml:space="preserve">toekomstige uitwerkingen zoals de </w:t>
      </w:r>
      <w:r w:rsidRPr="004B1ACD">
        <w:t xml:space="preserve">OKx </w:t>
      </w:r>
      <w:r>
        <w:t>uitwerkingen</w:t>
      </w:r>
      <w:r w:rsidRPr="004B1ACD">
        <w:t xml:space="preserve">. Dus graag dezelfde keuzes aanhouden zodat er ook consistentie </w:t>
      </w:r>
      <w:r>
        <w:t xml:space="preserve">in uitwerkingen </w:t>
      </w:r>
      <w:r w:rsidRPr="004B1ACD">
        <w:t>ontstaat</w:t>
      </w:r>
      <w:r>
        <w:t xml:space="preserve">. </w:t>
      </w:r>
    </w:p>
    <w:p w14:paraId="29699B62" w14:textId="77777777" w:rsidR="00B40B5F" w:rsidRDefault="00B40B5F" w:rsidP="00B40B5F">
      <w:pPr>
        <w:rPr>
          <w:rFonts w:asciiTheme="minorHAnsi" w:eastAsiaTheme="minorHAnsi" w:hAnsiTheme="minorHAnsi" w:cstheme="minorBidi"/>
          <w:b/>
          <w:bCs/>
          <w:noProof/>
          <w:color w:val="auto"/>
          <w:sz w:val="22"/>
          <w:szCs w:val="22"/>
        </w:rPr>
      </w:pPr>
    </w:p>
    <w:p w14:paraId="568520E2" w14:textId="2117CEEA" w:rsidR="00B40B5F" w:rsidRPr="00B40B5F" w:rsidRDefault="00B40B5F" w:rsidP="00B40B5F">
      <w:r w:rsidRPr="00B40B5F">
        <w:rPr>
          <w:rFonts w:asciiTheme="minorHAnsi" w:eastAsiaTheme="minorHAnsi" w:hAnsiTheme="minorHAnsi" w:cstheme="minorBidi"/>
          <w:noProof/>
          <w:color w:val="auto"/>
          <w:sz w:val="22"/>
          <w:szCs w:val="22"/>
        </w:rPr>
        <w:t>Veelal is het uitgangspunt bij integraties, point to point verbinding tussen de systemen, zonder centrale ketenvoorzieningen (integratieplatform). De toepassing van een centraal integratieplatform zal naar de toekomst toenemen. Zie ook de visie van de sector architectuur (MOSA) hiertoe.</w:t>
      </w:r>
    </w:p>
    <w:p w14:paraId="35007B06" w14:textId="77777777" w:rsidR="00B40B5F" w:rsidRPr="00B40B5F" w:rsidRDefault="00B40B5F" w:rsidP="00B40B5F"/>
    <w:p w14:paraId="69052DBF" w14:textId="46C7AFF0" w:rsidR="00B40B5F" w:rsidRDefault="00B40B5F" w:rsidP="00B40B5F">
      <w:pPr>
        <w:rPr>
          <w:rFonts w:asciiTheme="minorHAnsi" w:eastAsiaTheme="minorHAnsi" w:hAnsiTheme="minorHAnsi" w:cstheme="minorBidi"/>
          <w:noProof/>
          <w:color w:val="auto"/>
          <w:sz w:val="22"/>
          <w:szCs w:val="22"/>
        </w:rPr>
      </w:pPr>
      <w:r w:rsidRPr="003677E3">
        <w:rPr>
          <w:rFonts w:asciiTheme="minorHAnsi" w:eastAsiaTheme="minorHAnsi" w:hAnsiTheme="minorHAnsi" w:cstheme="minorBidi"/>
          <w:noProof/>
          <w:color w:val="auto"/>
          <w:sz w:val="22"/>
          <w:szCs w:val="22"/>
        </w:rPr>
        <w:t>Bij het ontwikkelen van een OKx integratie wordt gevraag rekening te houden met deze toekomstige te ontwikkelen centrale sectorvoorzieningen. Een integratie dient dus zowel voor Point to point als met integratieplatform toepasbaar te zijn.</w:t>
      </w:r>
    </w:p>
    <w:p w14:paraId="6AD57073" w14:textId="77777777" w:rsidR="00B40B5F" w:rsidRDefault="00B40B5F">
      <w:pPr>
        <w:spacing w:after="0" w:line="240" w:lineRule="auto"/>
        <w:ind w:left="0" w:firstLine="0"/>
        <w:rPr>
          <w:rFonts w:asciiTheme="minorHAnsi" w:eastAsiaTheme="minorHAnsi" w:hAnsiTheme="minorHAnsi" w:cstheme="minorBidi"/>
          <w:noProof/>
          <w:color w:val="auto"/>
          <w:sz w:val="22"/>
          <w:szCs w:val="22"/>
        </w:rPr>
      </w:pPr>
      <w:r>
        <w:rPr>
          <w:rFonts w:asciiTheme="minorHAnsi" w:eastAsiaTheme="minorHAnsi" w:hAnsiTheme="minorHAnsi" w:cstheme="minorBidi"/>
          <w:noProof/>
          <w:color w:val="auto"/>
          <w:sz w:val="22"/>
          <w:szCs w:val="22"/>
        </w:rPr>
        <w:br w:type="page"/>
      </w:r>
    </w:p>
    <w:p w14:paraId="1947DE32" w14:textId="35641595" w:rsidR="00B40B5F" w:rsidRDefault="003356A0" w:rsidP="00B40B5F">
      <w:pPr>
        <w:pStyle w:val="Kop1"/>
        <w:numPr>
          <w:ilvl w:val="0"/>
          <w:numId w:val="0"/>
        </w:numPr>
        <w:ind w:left="360"/>
        <w:rPr>
          <w:color w:val="60468A"/>
        </w:rPr>
      </w:pPr>
      <w:bookmarkStart w:id="44" w:name="_Toc207633765"/>
      <w:r>
        <w:rPr>
          <w:color w:val="60468A"/>
        </w:rPr>
        <w:lastRenderedPageBreak/>
        <w:t>Bijlagen:</w:t>
      </w:r>
      <w:bookmarkEnd w:id="44"/>
    </w:p>
    <w:p w14:paraId="5B69087A" w14:textId="77777777" w:rsidR="00B77F2E" w:rsidRDefault="00B77F2E" w:rsidP="00B77F2E"/>
    <w:p w14:paraId="5FC4AAB1" w14:textId="78CC947A" w:rsidR="00B77F2E" w:rsidRDefault="00B77F2E" w:rsidP="00B77F2E">
      <w:r>
        <w:t xml:space="preserve">Open Onderwijs API (OOAPI) is vanaf 2014 ontwikkeld door Surf in Nederland om onderwijssystemen te verbinden binnen hoger onderwijs, met een focus op open data en onderwijs gerelateerde informatie zoals vakken, roosters en studenteninformatie. Inmiddels is </w:t>
      </w:r>
      <w:hyperlink r:id="rId29" w:anchor="/" w:history="1">
        <w:r w:rsidRPr="00013DCE">
          <w:rPr>
            <w:rStyle w:val="Hyperlink"/>
          </w:rPr>
          <w:t>OOAPI versie 5</w:t>
        </w:r>
      </w:hyperlink>
      <w:r>
        <w:t xml:space="preserve"> gepubliceerd en is de </w:t>
      </w:r>
      <w:hyperlink r:id="rId30" w:history="1">
        <w:r w:rsidRPr="00013DCE">
          <w:rPr>
            <w:rStyle w:val="Hyperlink"/>
          </w:rPr>
          <w:t>afspraak OOAPI v5</w:t>
        </w:r>
      </w:hyperlink>
      <w:r>
        <w:t xml:space="preserve"> </w:t>
      </w:r>
      <w:r w:rsidRPr="00A66048">
        <w:t xml:space="preserve">bij Edustandaard </w:t>
      </w:r>
      <w:r>
        <w:t>geregistreerd. Inmiddels is men binnen OOAPI-community aan het nadenken over OOAPI versie 6.</w:t>
      </w:r>
    </w:p>
    <w:p w14:paraId="16D54103" w14:textId="77777777" w:rsidR="00B77F2E" w:rsidRDefault="00B77F2E" w:rsidP="00B77F2E">
      <w:r w:rsidRPr="00100EA9">
        <w:t xml:space="preserve">OOAPI is gestart binnen het NL hoger onderwijs en was initieel gericht op samenwerking tussen onderwijsinstellingen onderling, maar wordt inmiddels ook gebruikt voor interne informatiehuishouding en koppelingen. OOAPI heeft een sterke overlap met de Edu-API van 1EdTech (vanaf 2017). Deze soortgelijke </w:t>
      </w:r>
      <w:r>
        <w:t xml:space="preserve">internationale </w:t>
      </w:r>
      <w:r w:rsidRPr="00100EA9">
        <w:t>standaard is ontworpen voor de gegevensuitwisseling tussen de IT-systemen binnen een instelling.</w:t>
      </w:r>
      <w:r>
        <w:t xml:space="preserve"> Maar Edu-API heeft nog zeer weinig implementaties.</w:t>
      </w:r>
    </w:p>
    <w:p w14:paraId="0E2BDB79" w14:textId="77777777" w:rsidR="00B77F2E" w:rsidRDefault="00B77F2E" w:rsidP="00B77F2E">
      <w:pPr>
        <w:spacing w:after="0"/>
      </w:pPr>
      <w:r>
        <w:t>Belangrijke informatiebronnen van OKx-trajecten zijn:</w:t>
      </w:r>
    </w:p>
    <w:p w14:paraId="438F5A18" w14:textId="77777777" w:rsidR="00B77F2E" w:rsidRPr="00FB46F5" w:rsidRDefault="00B77F2E" w:rsidP="00B77F2E">
      <w:pPr>
        <w:pStyle w:val="Lijstalinea"/>
        <w:numPr>
          <w:ilvl w:val="0"/>
          <w:numId w:val="9"/>
        </w:numPr>
        <w:spacing w:after="160" w:line="259" w:lineRule="auto"/>
        <w:rPr>
          <w:lang w:val="en-GB"/>
        </w:rPr>
      </w:pPr>
      <w:r w:rsidRPr="00FB46F5">
        <w:rPr>
          <w:lang w:val="en-GB"/>
        </w:rPr>
        <w:t xml:space="preserve">Open Education API: </w:t>
      </w:r>
      <w:hyperlink r:id="rId31" w:history="1">
        <w:r w:rsidRPr="00FB46F5">
          <w:rPr>
            <w:rStyle w:val="Hyperlink"/>
            <w:lang w:val="en-GB"/>
          </w:rPr>
          <w:t>https://openonderwijsapi.nl</w:t>
        </w:r>
      </w:hyperlink>
      <w:r w:rsidRPr="00FB46F5">
        <w:rPr>
          <w:lang w:val="en-GB"/>
        </w:rPr>
        <w:t xml:space="preserve"> </w:t>
      </w:r>
    </w:p>
    <w:p w14:paraId="6D8019D7" w14:textId="77777777" w:rsidR="00B77F2E" w:rsidRDefault="00B77F2E" w:rsidP="00B77F2E">
      <w:pPr>
        <w:pStyle w:val="Lijstalinea"/>
        <w:numPr>
          <w:ilvl w:val="0"/>
          <w:numId w:val="9"/>
        </w:numPr>
        <w:spacing w:after="160" w:line="259" w:lineRule="auto"/>
      </w:pPr>
      <w:r>
        <w:t xml:space="preserve">OOAPI Github repository: </w:t>
      </w:r>
      <w:hyperlink r:id="rId32" w:history="1">
        <w:r w:rsidRPr="00BF05A3">
          <w:rPr>
            <w:rStyle w:val="Hyperlink"/>
          </w:rPr>
          <w:t>https://github.com/open-education-api</w:t>
        </w:r>
      </w:hyperlink>
      <w:r>
        <w:t xml:space="preserve"> </w:t>
      </w:r>
    </w:p>
    <w:p w14:paraId="666C461D" w14:textId="77777777" w:rsidR="00B77F2E" w:rsidRPr="002B4067" w:rsidRDefault="00B77F2E" w:rsidP="00B77F2E">
      <w:pPr>
        <w:pStyle w:val="Lijstalinea"/>
        <w:numPr>
          <w:ilvl w:val="0"/>
          <w:numId w:val="9"/>
        </w:numPr>
        <w:spacing w:after="160" w:line="259" w:lineRule="auto"/>
        <w:rPr>
          <w:lang w:val="it-IT"/>
        </w:rPr>
      </w:pPr>
      <w:r w:rsidRPr="002B4067">
        <w:rPr>
          <w:lang w:val="it-IT"/>
        </w:rPr>
        <w:t xml:space="preserve">OOAPI v5 datamodel: </w:t>
      </w:r>
      <w:hyperlink r:id="rId33" w:history="1">
        <w:r w:rsidRPr="002B4067">
          <w:rPr>
            <w:rStyle w:val="Hyperlink"/>
            <w:lang w:val="it-IT"/>
          </w:rPr>
          <w:t>https://openonderwijsapi.nl/specification/v5/OOAPIv5_model.png</w:t>
        </w:r>
      </w:hyperlink>
      <w:r w:rsidRPr="002B4067">
        <w:rPr>
          <w:lang w:val="it-IT"/>
        </w:rPr>
        <w:t xml:space="preserve"> </w:t>
      </w:r>
    </w:p>
    <w:p w14:paraId="62CAADDC" w14:textId="77777777" w:rsidR="00B77F2E" w:rsidRPr="003D2355" w:rsidRDefault="00B77F2E" w:rsidP="00B77F2E">
      <w:pPr>
        <w:pStyle w:val="Lijstalinea"/>
        <w:numPr>
          <w:ilvl w:val="0"/>
          <w:numId w:val="9"/>
        </w:numPr>
        <w:spacing w:after="160" w:line="259" w:lineRule="auto"/>
      </w:pPr>
      <w:r>
        <w:t xml:space="preserve">OOAPI OAS-schemadefinities 5.0.0 (technische informatie) </w:t>
      </w:r>
      <w:r w:rsidRPr="003D2355">
        <w:t xml:space="preserve">in de </w:t>
      </w:r>
      <w:r>
        <w:t>OOAPI</w:t>
      </w:r>
      <w:r w:rsidRPr="003D2355">
        <w:t xml:space="preserve"> Github repository:</w:t>
      </w:r>
      <w:hyperlink r:id="rId34" w:history="1">
        <w:r>
          <w:rPr>
            <w:rStyle w:val="Hyperlink"/>
          </w:rPr>
          <w:t>https://netwerkexamineringdigitalisering.github.io/NED-OOAPI/specification/v5/docs.html</w:t>
        </w:r>
      </w:hyperlink>
      <w:r>
        <w:t xml:space="preserve"> </w:t>
      </w:r>
      <w:hyperlink r:id="rId35" w:history="1">
        <w:r w:rsidRPr="00BF05A3">
          <w:rPr>
            <w:rStyle w:val="Hyperlink"/>
          </w:rPr>
          <w:t>https://openonderwijsapi.nl/specification/v5/docs.html</w:t>
        </w:r>
      </w:hyperlink>
      <w:r>
        <w:t xml:space="preserve">  </w:t>
      </w:r>
    </w:p>
    <w:p w14:paraId="147CBD45" w14:textId="77777777" w:rsidR="00B77F2E" w:rsidRDefault="00B77F2E" w:rsidP="00B77F2E">
      <w:pPr>
        <w:pStyle w:val="Lijstalinea"/>
        <w:numPr>
          <w:ilvl w:val="0"/>
          <w:numId w:val="9"/>
        </w:numPr>
        <w:spacing w:after="160" w:line="259" w:lineRule="auto"/>
      </w:pPr>
      <w:r>
        <w:t xml:space="preserve">Release 1.0 van de technische specs v5 op 21-09-2022: </w:t>
      </w:r>
      <w:hyperlink r:id="rId36" w:history="1">
        <w:r w:rsidRPr="00BF05A3">
          <w:rPr>
            <w:rStyle w:val="Hyperlink"/>
          </w:rPr>
          <w:t>https://github.com/open-education-api/specification/releases/tag/release-1</w:t>
        </w:r>
      </w:hyperlink>
      <w:r>
        <w:t xml:space="preserve"> </w:t>
      </w:r>
    </w:p>
    <w:p w14:paraId="1075CC92" w14:textId="77777777" w:rsidR="00B77F2E" w:rsidRPr="003D2355" w:rsidRDefault="00B77F2E" w:rsidP="00B77F2E">
      <w:pPr>
        <w:pStyle w:val="Lijstalinea"/>
        <w:numPr>
          <w:ilvl w:val="0"/>
          <w:numId w:val="9"/>
        </w:numPr>
        <w:spacing w:after="160" w:line="259" w:lineRule="auto"/>
      </w:pPr>
      <w:r>
        <w:t xml:space="preserve">Edustandaard </w:t>
      </w:r>
      <w:r w:rsidRPr="003D2355">
        <w:t xml:space="preserve">afspraak </w:t>
      </w:r>
      <w:r>
        <w:t xml:space="preserve">OOAPI, versie 5.0 (oktober 2022): </w:t>
      </w:r>
      <w:hyperlink r:id="rId37" w:history="1">
        <w:r w:rsidRPr="00BF05A3">
          <w:rPr>
            <w:rStyle w:val="Hyperlink"/>
          </w:rPr>
          <w:t>https://www.edustandaard.nl/standaard_afspraken/open-onderwijs-api/open-onderwijs-api-5-0/</w:t>
        </w:r>
      </w:hyperlink>
      <w:r>
        <w:t xml:space="preserve"> </w:t>
      </w:r>
    </w:p>
    <w:p w14:paraId="1235C1FA" w14:textId="77777777" w:rsidR="00B77F2E" w:rsidRPr="002B4067" w:rsidRDefault="00B77F2E" w:rsidP="00B77F2E">
      <w:pPr>
        <w:pStyle w:val="Lijstalinea"/>
        <w:numPr>
          <w:ilvl w:val="0"/>
          <w:numId w:val="9"/>
        </w:numPr>
        <w:spacing w:after="160" w:line="259" w:lineRule="auto"/>
        <w:rPr>
          <w:lang w:val="en-GB"/>
        </w:rPr>
      </w:pPr>
      <w:r w:rsidRPr="002B4067">
        <w:rPr>
          <w:lang w:val="en-GB"/>
        </w:rPr>
        <w:t xml:space="preserve">Issues in de OOAPI Github repository: </w:t>
      </w:r>
      <w:hyperlink r:id="rId38" w:history="1">
        <w:r w:rsidRPr="002B4067">
          <w:rPr>
            <w:rStyle w:val="Hyperlink"/>
            <w:lang w:val="en-GB"/>
          </w:rPr>
          <w:t>https://github.com/open-education-api/specification/issues</w:t>
        </w:r>
      </w:hyperlink>
      <w:r w:rsidRPr="002B4067">
        <w:rPr>
          <w:lang w:val="en-GB"/>
        </w:rPr>
        <w:t xml:space="preserve"> </w:t>
      </w:r>
    </w:p>
    <w:p w14:paraId="2A666A23" w14:textId="77777777" w:rsidR="003356A0" w:rsidRPr="003356A0" w:rsidRDefault="003356A0" w:rsidP="003356A0"/>
    <w:p w14:paraId="24F8FA8F" w14:textId="77777777" w:rsidR="00EA7FF5" w:rsidRDefault="00EA7FF5" w:rsidP="00B40B5F">
      <w:pPr>
        <w:rPr>
          <w:ins w:id="45" w:author="Elmar Zwankhuizen" w:date="2025-09-01T16:01:00Z" w16du:dateUtc="2025-09-01T14:01:00Z"/>
        </w:rPr>
      </w:pPr>
    </w:p>
    <w:p w14:paraId="3ACC75BA" w14:textId="77777777" w:rsidR="004A7887" w:rsidRDefault="004A7887" w:rsidP="004A7887">
      <w:pPr>
        <w:rPr>
          <w:ins w:id="46" w:author="Elmar Zwankhuizen" w:date="2025-09-01T16:01:00Z" w16du:dateUtc="2025-09-01T14:01:00Z"/>
        </w:rPr>
      </w:pPr>
    </w:p>
    <w:p w14:paraId="6AC85104" w14:textId="19B6BCB0" w:rsidR="004A7887" w:rsidRPr="004A7887" w:rsidRDefault="004A7887">
      <w:pPr>
        <w:tabs>
          <w:tab w:val="left" w:pos="7020"/>
        </w:tabs>
        <w:pPrChange w:id="47" w:author="Elmar Zwankhuizen" w:date="2025-09-01T16:01:00Z" w16du:dateUtc="2025-09-01T14:01:00Z">
          <w:pPr/>
        </w:pPrChange>
      </w:pPr>
      <w:ins w:id="48" w:author="Elmar Zwankhuizen" w:date="2025-09-01T16:01:00Z" w16du:dateUtc="2025-09-01T14:01:00Z">
        <w:r>
          <w:tab/>
        </w:r>
        <w:r>
          <w:tab/>
        </w:r>
      </w:ins>
    </w:p>
    <w:sectPr w:rsidR="004A7887" w:rsidRPr="004A7887" w:rsidSect="006A0B6B">
      <w:headerReference w:type="even" r:id="rId39"/>
      <w:headerReference w:type="default" r:id="rId40"/>
      <w:footerReference w:type="even" r:id="rId41"/>
      <w:footerReference w:type="default" r:id="rId42"/>
      <w:headerReference w:type="first" r:id="rId43"/>
      <w:footerReference w:type="first" r:id="rId44"/>
      <w:pgSz w:w="11906" w:h="16838"/>
      <w:pgMar w:top="1701" w:right="1134" w:bottom="1418" w:left="1701" w:header="709" w:footer="709" w:gutter="0"/>
      <w:cols w:space="708"/>
      <w:titlePg/>
      <w:docGrid w:linePitch="25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Derksen, Niek" w:date="2025-09-01T16:24:00Z" w:initials="DN">
    <w:p w14:paraId="4EAB1889" w14:textId="3A82D9B8" w:rsidR="00BA5065" w:rsidRDefault="00BA5065">
      <w:r>
        <w:annotationRef/>
      </w:r>
      <w:r w:rsidRPr="76086632">
        <w:t>Prettige weergave van de procesflow! Ik mis echter nog een referentie naar de eerder benoemde "beheer fase van de specificatie". En wat als ze na de in gebruikname van de implementatie, de implementatie wijzigen met updates? En daarmee afwijken van de standaard? Wie heeft daar verantwoordelijkheid voor?</w:t>
      </w:r>
    </w:p>
  </w:comment>
  <w:comment w:id="25" w:author="Elmar Zwankhuizen" w:date="2025-09-01T16:54:00Z" w:initials="EZ">
    <w:p w14:paraId="087F579A" w14:textId="11F951CF" w:rsidR="00BA5065" w:rsidRDefault="00BA5065">
      <w:r>
        <w:annotationRef/>
      </w:r>
      <w:r w:rsidRPr="361DDF2E">
        <w:t>De beheerfase moeten we nog vaststellen. dus die kunnen we in een toekomstige versie opnemen.</w:t>
      </w:r>
    </w:p>
    <w:p w14:paraId="01044088" w14:textId="05803964" w:rsidR="00BA5065" w:rsidRDefault="00BA5065">
      <w:r w:rsidRPr="300D3C23">
        <w:t>Voor wijzigingen heb ik bewust een 2e start object opgenomen en kan de zelfde flow doorlopen worden.</w:t>
      </w:r>
    </w:p>
  </w:comment>
  <w:comment w:id="30" w:author="Derksen, Niek" w:date="2025-09-01T16:25:00Z" w:initials="DN">
    <w:p w14:paraId="522B7601" w14:textId="520057A3" w:rsidR="00BA5065" w:rsidRDefault="00BA5065">
      <w:r>
        <w:annotationRef/>
      </w:r>
      <w:r w:rsidRPr="65B17EA9">
        <w:t xml:space="preserve">Willen we de relatie tot OOAPI hierin ook nog meenemen? Iets wat ik aankomende donderdag bij de WG MOKA ook nog wil bespreken. </w:t>
      </w:r>
    </w:p>
  </w:comment>
  <w:comment w:id="31" w:author="Elmar Zwankhuizen" w:date="2025-09-01T16:55:00Z" w:initials="EZ">
    <w:p w14:paraId="1104AA9D" w14:textId="79C38660" w:rsidR="00BA5065" w:rsidRDefault="00BA5065">
      <w:r>
        <w:annotationRef/>
      </w:r>
      <w:r w:rsidRPr="1C9853ED">
        <w:t>Waar van toepassing wel. Wat mis je precies?</w:t>
      </w:r>
    </w:p>
  </w:comment>
  <w:comment w:id="32" w:author="Derksen, Niek" w:date="2025-09-01T16:59:00Z" w:initials="DN">
    <w:p w14:paraId="45DAD64E" w14:textId="1259AD27" w:rsidR="00BA5065" w:rsidRDefault="00BA5065">
      <w:r>
        <w:annotationRef/>
      </w:r>
      <w:r w:rsidRPr="6FE37E17">
        <w:t xml:space="preserve">Aangeven dat OKx specificatie documentatie dus waar toepasbaar relatie legt met OOAPI specificatie. </w:t>
      </w:r>
    </w:p>
    <w:p w14:paraId="58098941" w14:textId="0324B14C" w:rsidR="00BA5065" w:rsidRDefault="00BA5065"/>
    <w:p w14:paraId="5D99DADF" w14:textId="74C68B56" w:rsidR="00BA5065" w:rsidRDefault="00BA5065">
      <w:r w:rsidRPr="21ECDFF7">
        <w:t>Deze practice zou nog weergegeven kunnen worden in het metamodel denk ik, maar ben benieuwd hoe jullie daar over denken en hoe dat het meest passend weergegeven kan worden.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B1889" w15:done="0"/>
  <w15:commentEx w15:paraId="01044088" w15:paraIdParent="4EAB1889" w15:done="0"/>
  <w15:commentEx w15:paraId="522B7601" w15:done="0"/>
  <w15:commentEx w15:paraId="1104AA9D" w15:paraIdParent="522B7601" w15:done="0"/>
  <w15:commentEx w15:paraId="5D99DADF" w15:paraIdParent="522B76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13DBD" w16cex:dateUtc="2025-09-01T14:24:00Z"/>
  <w16cex:commentExtensible w16cex:durableId="200F69DB" w16cex:dateUtc="2025-09-01T14:54:00Z"/>
  <w16cex:commentExtensible w16cex:durableId="5A6F73ED" w16cex:dateUtc="2025-09-01T14:25:00Z"/>
  <w16cex:commentExtensible w16cex:durableId="7BA661E1" w16cex:dateUtc="2025-09-01T14:55:00Z"/>
  <w16cex:commentExtensible w16cex:durableId="3F8DA8E2" w16cex:dateUtc="2025-09-01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B1889" w16cid:durableId="78813DBD"/>
  <w16cid:commentId w16cid:paraId="01044088" w16cid:durableId="200F69DB"/>
  <w16cid:commentId w16cid:paraId="522B7601" w16cid:durableId="5A6F73ED"/>
  <w16cid:commentId w16cid:paraId="1104AA9D" w16cid:durableId="7BA661E1"/>
  <w16cid:commentId w16cid:paraId="5D99DADF" w16cid:durableId="3F8DA8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22176" w14:textId="77777777" w:rsidR="004632D9" w:rsidRPr="0072782B" w:rsidRDefault="004632D9">
      <w:pPr>
        <w:spacing w:after="0" w:line="240" w:lineRule="auto"/>
      </w:pPr>
      <w:r w:rsidRPr="0072782B">
        <w:separator/>
      </w:r>
    </w:p>
  </w:endnote>
  <w:endnote w:type="continuationSeparator" w:id="0">
    <w:p w14:paraId="3B7F7934" w14:textId="77777777" w:rsidR="004632D9" w:rsidRPr="0072782B" w:rsidRDefault="004632D9">
      <w:pPr>
        <w:spacing w:after="0" w:line="240" w:lineRule="auto"/>
      </w:pPr>
      <w:r w:rsidRPr="0072782B">
        <w:continuationSeparator/>
      </w:r>
    </w:p>
  </w:endnote>
  <w:endnote w:type="continuationNotice" w:id="1">
    <w:p w14:paraId="1CD0138C" w14:textId="77777777" w:rsidR="004632D9" w:rsidRPr="0072782B" w:rsidRDefault="004632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auto"/>
    <w:pitch w:val="variable"/>
    <w:sig w:usb0="E00002FF" w:usb1="4000201B" w:usb2="00000028" w:usb3="00000000" w:csb0="0000019F" w:csb1="00000000"/>
  </w:font>
  <w:font w:name="Open Sans SemiBold">
    <w:panose1 w:val="00000000000000000000"/>
    <w:charset w:val="00"/>
    <w:family w:val="auto"/>
    <w:pitch w:val="variable"/>
    <w:sig w:usb0="E00002FF" w:usb1="4000201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7E2A" w14:textId="77777777" w:rsidR="000B169E" w:rsidRPr="0072782B" w:rsidRDefault="002624BD">
    <w:pPr>
      <w:spacing w:after="0" w:line="259" w:lineRule="auto"/>
      <w:ind w:left="-718" w:right="10662" w:firstLine="0"/>
    </w:pPr>
    <w:r w:rsidRPr="007F7E79">
      <w:rPr>
        <w:rFonts w:ascii="Calibri" w:eastAsia="Calibri" w:hAnsi="Calibri" w:cs="Calibri"/>
        <w:noProof/>
        <w:color w:val="000000"/>
        <w:sz w:val="22"/>
      </w:rPr>
      <mc:AlternateContent>
        <mc:Choice Requires="wpg">
          <w:drawing>
            <wp:anchor distT="0" distB="0" distL="114300" distR="114300" simplePos="0" relativeHeight="251658243" behindDoc="0" locked="0" layoutInCell="1" allowOverlap="1" wp14:anchorId="389E69FA" wp14:editId="30545B49">
              <wp:simplePos x="0" y="0"/>
              <wp:positionH relativeFrom="page">
                <wp:posOffset>0</wp:posOffset>
              </wp:positionH>
              <wp:positionV relativeFrom="page">
                <wp:posOffset>10424147</wp:posOffset>
              </wp:positionV>
              <wp:extent cx="7559993" cy="267856"/>
              <wp:effectExtent l="0" t="0" r="0" b="0"/>
              <wp:wrapSquare wrapText="bothSides"/>
              <wp:docPr id="2317" name="Groep 2317"/>
              <wp:cNvGraphicFramePr/>
              <a:graphic xmlns:a="http://schemas.openxmlformats.org/drawingml/2006/main">
                <a:graphicData uri="http://schemas.microsoft.com/office/word/2010/wordprocessingGroup">
                  <wpg:wgp>
                    <wpg:cNvGrpSpPr/>
                    <wpg:grpSpPr>
                      <a:xfrm>
                        <a:off x="0" y="0"/>
                        <a:ext cx="7559993" cy="267856"/>
                        <a:chOff x="0" y="0"/>
                        <a:chExt cx="7559993" cy="267856"/>
                      </a:xfrm>
                    </wpg:grpSpPr>
                    <wps:wsp>
                      <wps:cNvPr id="2404" name="Shape 2404"/>
                      <wps:cNvSpPr/>
                      <wps:spPr>
                        <a:xfrm>
                          <a:off x="0" y="0"/>
                          <a:ext cx="7559993" cy="267856"/>
                        </a:xfrm>
                        <a:custGeom>
                          <a:avLst/>
                          <a:gdLst/>
                          <a:ahLst/>
                          <a:cxnLst/>
                          <a:rect l="0" t="0" r="0" b="0"/>
                          <a:pathLst>
                            <a:path w="7559993" h="267856">
                              <a:moveTo>
                                <a:pt x="0" y="0"/>
                              </a:moveTo>
                              <a:lnTo>
                                <a:pt x="7559993" y="0"/>
                              </a:lnTo>
                              <a:lnTo>
                                <a:pt x="7559993" y="267856"/>
                              </a:lnTo>
                              <a:lnTo>
                                <a:pt x="0" y="267856"/>
                              </a:lnTo>
                              <a:lnTo>
                                <a:pt x="0" y="0"/>
                              </a:lnTo>
                            </a:path>
                          </a:pathLst>
                        </a:custGeom>
                        <a:ln w="0" cap="flat">
                          <a:custDash>
                            <a:ds d="290500" sp="581000"/>
                          </a:custDash>
                          <a:miter lim="127000"/>
                        </a:ln>
                      </wps:spPr>
                      <wps:style>
                        <a:lnRef idx="0">
                          <a:srgbClr val="000000">
                            <a:alpha val="0"/>
                          </a:srgbClr>
                        </a:lnRef>
                        <a:fillRef idx="1">
                          <a:srgbClr val="5D4587"/>
                        </a:fillRef>
                        <a:effectRef idx="0">
                          <a:scrgbClr r="0" g="0" b="0"/>
                        </a:effectRef>
                        <a:fontRef idx="none"/>
                      </wps:style>
                      <wps:bodyPr/>
                    </wps:wsp>
                  </wpg:wgp>
                </a:graphicData>
              </a:graphic>
            </wp:anchor>
          </w:drawing>
        </mc:Choice>
        <mc:Fallback xmlns:a="http://schemas.openxmlformats.org/drawingml/2006/main">
          <w:pict w14:anchorId="54DAA410">
            <v:group id="Groep 2317" style="position:absolute;margin-left:0;margin-top:820.8pt;width:595.3pt;height:21.1pt;z-index:251658243;mso-position-horizontal-relative:page;mso-position-vertical-relative:page" coordsize="75599,2678" o:spid="_x0000_s1026" w14:anchorId="2E86F1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">
              <v:shape id="Shape 2404" style="position:absolute;width:75599;height:2678;visibility:visible;mso-wrap-style:square;v-text-anchor:top" coordsize="7559993,267856" o:spid="_x0000_s1027" fillcolor="#5d4587" stroked="f" strokeweight="0" path="m,l7559993,r,267856l,2678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">
                <v:stroke miterlimit="83231f" joinstyle="miter"/>
                <v:path textboxrect="0,0,7559993,267856" arrowok="t"/>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26B4" w14:textId="77777777" w:rsidR="000B169E" w:rsidRPr="0072782B" w:rsidRDefault="00183836">
    <w:pPr>
      <w:spacing w:after="0" w:line="259" w:lineRule="auto"/>
      <w:ind w:left="-718" w:right="10662" w:firstLine="0"/>
    </w:pPr>
    <w:r w:rsidRPr="007F7E79">
      <w:rPr>
        <w:noProof/>
      </w:rPr>
      <mc:AlternateContent>
        <mc:Choice Requires="wps">
          <w:drawing>
            <wp:anchor distT="0" distB="0" distL="114300" distR="114300" simplePos="0" relativeHeight="251658248" behindDoc="0" locked="0" layoutInCell="1" allowOverlap="1" wp14:anchorId="2F3ED397" wp14:editId="18481A0E">
              <wp:simplePos x="0" y="0"/>
              <wp:positionH relativeFrom="page">
                <wp:posOffset>6840855</wp:posOffset>
              </wp:positionH>
              <wp:positionV relativeFrom="page">
                <wp:posOffset>10009505</wp:posOffset>
              </wp:positionV>
              <wp:extent cx="140400" cy="230400"/>
              <wp:effectExtent l="0" t="0" r="0" b="0"/>
              <wp:wrapNone/>
              <wp:docPr id="24" name="Tekstvak 24"/>
              <wp:cNvGraphicFramePr/>
              <a:graphic xmlns:a="http://schemas.openxmlformats.org/drawingml/2006/main">
                <a:graphicData uri="http://schemas.microsoft.com/office/word/2010/wordprocessingShape">
                  <wps:wsp>
                    <wps:cNvSpPr txBox="1"/>
                    <wps:spPr>
                      <a:xfrm>
                        <a:off x="0" y="0"/>
                        <a:ext cx="140400" cy="230400"/>
                      </a:xfrm>
                      <a:prstGeom prst="rect">
                        <a:avLst/>
                      </a:prstGeom>
                      <a:noFill/>
                      <a:ln w="6350">
                        <a:noFill/>
                      </a:ln>
                    </wps:spPr>
                    <wps:txbx>
                      <w:txbxContent>
                        <w:p w14:paraId="7B41D368" w14:textId="77777777" w:rsidR="00183836" w:rsidRPr="0072782B" w:rsidRDefault="00183836" w:rsidP="00183836">
                          <w:pPr>
                            <w:ind w:left="0"/>
                          </w:pPr>
                          <w:r w:rsidRPr="0072782B">
                            <w:fldChar w:fldCharType="begin"/>
                          </w:r>
                          <w:r w:rsidRPr="0072782B">
                            <w:instrText xml:space="preserve"> PAGE  \* MERGEFORMAT </w:instrText>
                          </w:r>
                          <w:r w:rsidRPr="0072782B">
                            <w:fldChar w:fldCharType="separate"/>
                          </w:r>
                          <w:r w:rsidRPr="00711047">
                            <w:t>2</w:t>
                          </w:r>
                          <w:r w:rsidRPr="0072782B">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ED397" id="_x0000_t202" coordsize="21600,21600" o:spt="202" path="m,l,21600r21600,l21600,xe">
              <v:stroke joinstyle="miter"/>
              <v:path gradientshapeok="t" o:connecttype="rect"/>
            </v:shapetype>
            <v:shape id="Tekstvak 24" o:spid="_x0000_s1028" type="#_x0000_t202" style="position:absolute;left:0;text-align:left;margin-left:538.65pt;margin-top:788.15pt;width:11.05pt;height:18.1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" filled="f" stroked="f" strokeweight=".5pt">
              <v:textbox>
                <w:txbxContent>
                  <w:p w14:paraId="7B41D368" w14:textId="77777777" w:rsidR="00183836" w:rsidRPr="0072782B" w:rsidRDefault="00183836" w:rsidP="00183836">
                    <w:pPr>
                      <w:ind w:left="0"/>
                    </w:pPr>
                    <w:r w:rsidRPr="0072782B">
                      <w:fldChar w:fldCharType="begin"/>
                    </w:r>
                    <w:r w:rsidRPr="0072782B">
                      <w:instrText xml:space="preserve"> PAGE  \* MERGEFORMAT </w:instrText>
                    </w:r>
                    <w:r w:rsidRPr="0072782B">
                      <w:fldChar w:fldCharType="separate"/>
                    </w:r>
                    <w:r w:rsidRPr="00711047">
                      <w:t>2</w:t>
                    </w:r>
                    <w:r w:rsidRPr="0072782B">
                      <w:fldChar w:fldCharType="end"/>
                    </w:r>
                  </w:p>
                </w:txbxContent>
              </v:textbox>
              <w10:wrap anchorx="page" anchory="page"/>
            </v:shape>
          </w:pict>
        </mc:Fallback>
      </mc:AlternateContent>
    </w:r>
    <w:r w:rsidR="002624BD" w:rsidRPr="007F7E79">
      <w:rPr>
        <w:rFonts w:ascii="Calibri" w:eastAsia="Calibri" w:hAnsi="Calibri" w:cs="Calibri"/>
        <w:noProof/>
        <w:color w:val="000000"/>
        <w:sz w:val="22"/>
      </w:rPr>
      <mc:AlternateContent>
        <mc:Choice Requires="wpg">
          <w:drawing>
            <wp:anchor distT="0" distB="0" distL="114300" distR="114300" simplePos="0" relativeHeight="251658244" behindDoc="0" locked="0" layoutInCell="1" allowOverlap="1" wp14:anchorId="211C4888" wp14:editId="3C612585">
              <wp:simplePos x="0" y="0"/>
              <wp:positionH relativeFrom="page">
                <wp:posOffset>0</wp:posOffset>
              </wp:positionH>
              <wp:positionV relativeFrom="page">
                <wp:posOffset>10424147</wp:posOffset>
              </wp:positionV>
              <wp:extent cx="7559993" cy="267856"/>
              <wp:effectExtent l="0" t="0" r="3175" b="0"/>
              <wp:wrapSquare wrapText="bothSides"/>
              <wp:docPr id="2309" name="Groep 2309"/>
              <wp:cNvGraphicFramePr/>
              <a:graphic xmlns:a="http://schemas.openxmlformats.org/drawingml/2006/main">
                <a:graphicData uri="http://schemas.microsoft.com/office/word/2010/wordprocessingGroup">
                  <wpg:wgp>
                    <wpg:cNvGrpSpPr/>
                    <wpg:grpSpPr>
                      <a:xfrm>
                        <a:off x="0" y="0"/>
                        <a:ext cx="7559993" cy="267856"/>
                        <a:chOff x="0" y="0"/>
                        <a:chExt cx="7559993" cy="267856"/>
                      </a:xfrm>
                    </wpg:grpSpPr>
                    <wps:wsp>
                      <wps:cNvPr id="2402" name="Shape 2402"/>
                      <wps:cNvSpPr/>
                      <wps:spPr>
                        <a:xfrm>
                          <a:off x="0" y="0"/>
                          <a:ext cx="7559993" cy="267856"/>
                        </a:xfrm>
                        <a:custGeom>
                          <a:avLst/>
                          <a:gdLst/>
                          <a:ahLst/>
                          <a:cxnLst/>
                          <a:rect l="0" t="0" r="0" b="0"/>
                          <a:pathLst>
                            <a:path w="7559993" h="267856">
                              <a:moveTo>
                                <a:pt x="0" y="0"/>
                              </a:moveTo>
                              <a:lnTo>
                                <a:pt x="7559993" y="0"/>
                              </a:lnTo>
                              <a:lnTo>
                                <a:pt x="7559993" y="267856"/>
                              </a:lnTo>
                              <a:lnTo>
                                <a:pt x="0" y="267856"/>
                              </a:lnTo>
                              <a:lnTo>
                                <a:pt x="0" y="0"/>
                              </a:lnTo>
                            </a:path>
                          </a:pathLst>
                        </a:custGeom>
                        <a:solidFill>
                          <a:srgbClr val="63557B"/>
                        </a:solidFill>
                        <a:ln w="0" cap="flat">
                          <a:custDash>
                            <a:ds d="290500" sp="581000"/>
                          </a:custDash>
                          <a:miter lim="127000"/>
                        </a:ln>
                      </wps:spPr>
                      <wps:style>
                        <a:lnRef idx="0">
                          <a:srgbClr val="000000">
                            <a:alpha val="0"/>
                          </a:srgbClr>
                        </a:lnRef>
                        <a:fillRef idx="1">
                          <a:srgbClr val="5D4587"/>
                        </a:fillRef>
                        <a:effectRef idx="0">
                          <a:scrgbClr r="0" g="0" b="0"/>
                        </a:effectRef>
                        <a:fontRef idx="none"/>
                      </wps:style>
                      <wps:bodyPr/>
                    </wps:wsp>
                  </wpg:wgp>
                </a:graphicData>
              </a:graphic>
            </wp:anchor>
          </w:drawing>
        </mc:Choice>
        <mc:Fallback xmlns:a="http://schemas.openxmlformats.org/drawingml/2006/main">
          <w:pict w14:anchorId="541953E2">
            <v:group id="Groep 2309" style="position:absolute;margin-left:0;margin-top:820.8pt;width:595.3pt;height:21.1pt;z-index:251658244;mso-position-horizontal-relative:page;mso-position-vertical-relative:page" coordsize="75599,2678" o:spid="_x0000_s1026" w14:anchorId="2B059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">
              <v:shape id="Shape 2402" style="position:absolute;width:75599;height:2678;visibility:visible;mso-wrap-style:square;v-text-anchor:top" coordsize="7559993,267856" o:spid="_x0000_s1027" fillcolor="#63557b" stroked="f" strokeweight="0" path="m,l7559993,r,267856l,2678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">
                <v:stroke miterlimit="83231f" joinstyle="miter"/>
                <v:path textboxrect="0,0,7559993,267856" arrowok="t"/>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429A" w14:textId="77777777" w:rsidR="000B169E" w:rsidRPr="0072782B" w:rsidRDefault="00183836" w:rsidP="00183836">
    <w:pPr>
      <w:spacing w:after="0" w:line="259" w:lineRule="auto"/>
      <w:ind w:left="-718" w:right="10662" w:firstLine="0"/>
      <w:jc w:val="right"/>
    </w:pPr>
    <w:r w:rsidRPr="007F7E79">
      <w:rPr>
        <w:noProof/>
      </w:rPr>
      <mc:AlternateContent>
        <mc:Choice Requires="wps">
          <w:drawing>
            <wp:anchor distT="0" distB="0" distL="114300" distR="114300" simplePos="0" relativeHeight="251658247" behindDoc="0" locked="0" layoutInCell="1" allowOverlap="1" wp14:anchorId="7B4862BD" wp14:editId="2300E645">
              <wp:simplePos x="0" y="0"/>
              <wp:positionH relativeFrom="page">
                <wp:posOffset>6840855</wp:posOffset>
              </wp:positionH>
              <wp:positionV relativeFrom="page">
                <wp:posOffset>10009505</wp:posOffset>
              </wp:positionV>
              <wp:extent cx="140400" cy="230400"/>
              <wp:effectExtent l="0" t="0" r="0" b="0"/>
              <wp:wrapNone/>
              <wp:docPr id="23" name="Tekstvak 23"/>
              <wp:cNvGraphicFramePr/>
              <a:graphic xmlns:a="http://schemas.openxmlformats.org/drawingml/2006/main">
                <a:graphicData uri="http://schemas.microsoft.com/office/word/2010/wordprocessingShape">
                  <wps:wsp>
                    <wps:cNvSpPr txBox="1"/>
                    <wps:spPr>
                      <a:xfrm>
                        <a:off x="0" y="0"/>
                        <a:ext cx="140400" cy="230400"/>
                      </a:xfrm>
                      <a:prstGeom prst="rect">
                        <a:avLst/>
                      </a:prstGeom>
                      <a:noFill/>
                      <a:ln w="6350">
                        <a:noFill/>
                      </a:ln>
                    </wps:spPr>
                    <wps:txbx>
                      <w:txbxContent>
                        <w:p w14:paraId="7BCA0817" w14:textId="77777777" w:rsidR="00183836" w:rsidRPr="0072782B" w:rsidRDefault="00183836">
                          <w:pPr>
                            <w:ind w:left="0"/>
                          </w:pPr>
                          <w:r w:rsidRPr="0072782B">
                            <w:fldChar w:fldCharType="begin"/>
                          </w:r>
                          <w:r w:rsidRPr="0072782B">
                            <w:instrText xml:space="preserve"> PAGE  \* MERGEFORMAT </w:instrText>
                          </w:r>
                          <w:r w:rsidRPr="0072782B">
                            <w:fldChar w:fldCharType="separate"/>
                          </w:r>
                          <w:r w:rsidRPr="00980331">
                            <w:t>2</w:t>
                          </w:r>
                          <w:r w:rsidRPr="0072782B">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4862BD" id="_x0000_t202" coordsize="21600,21600" o:spt="202" path="m,l,21600r21600,l21600,xe">
              <v:stroke joinstyle="miter"/>
              <v:path gradientshapeok="t" o:connecttype="rect"/>
            </v:shapetype>
            <v:shape id="Tekstvak 23" o:spid="_x0000_s1029" type="#_x0000_t202" style="position:absolute;left:0;text-align:left;margin-left:538.65pt;margin-top:788.15pt;width:11.05pt;height:18.1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" filled="f" stroked="f" strokeweight=".5pt">
              <v:textbox>
                <w:txbxContent>
                  <w:p w14:paraId="7BCA0817" w14:textId="77777777" w:rsidR="00183836" w:rsidRPr="0072782B" w:rsidRDefault="00183836">
                    <w:pPr>
                      <w:ind w:left="0"/>
                    </w:pPr>
                    <w:r w:rsidRPr="0072782B">
                      <w:fldChar w:fldCharType="begin"/>
                    </w:r>
                    <w:r w:rsidRPr="0072782B">
                      <w:instrText xml:space="preserve"> PAGE  \* MERGEFORMAT </w:instrText>
                    </w:r>
                    <w:r w:rsidRPr="0072782B">
                      <w:fldChar w:fldCharType="separate"/>
                    </w:r>
                    <w:r w:rsidRPr="00980331">
                      <w:t>2</w:t>
                    </w:r>
                    <w:r w:rsidRPr="0072782B">
                      <w:fldChar w:fldCharType="end"/>
                    </w:r>
                  </w:p>
                </w:txbxContent>
              </v:textbox>
              <w10:wrap anchorx="page" anchory="page"/>
            </v:shape>
          </w:pict>
        </mc:Fallback>
      </mc:AlternateContent>
    </w:r>
    <w:r w:rsidR="00394641" w:rsidRPr="007F7E79">
      <w:rPr>
        <w:noProof/>
      </w:rPr>
      <mc:AlternateContent>
        <mc:Choice Requires="wpg">
          <w:drawing>
            <wp:anchor distT="0" distB="0" distL="114300" distR="114300" simplePos="0" relativeHeight="251658245" behindDoc="0" locked="0" layoutInCell="1" allowOverlap="1" wp14:anchorId="748EB769" wp14:editId="2341B57E">
              <wp:simplePos x="0" y="0"/>
              <wp:positionH relativeFrom="page">
                <wp:posOffset>3810</wp:posOffset>
              </wp:positionH>
              <wp:positionV relativeFrom="page">
                <wp:posOffset>10423525</wp:posOffset>
              </wp:positionV>
              <wp:extent cx="7559675" cy="267335"/>
              <wp:effectExtent l="0" t="0" r="3175" b="0"/>
              <wp:wrapSquare wrapText="bothSides"/>
              <wp:docPr id="7" name="Groep 7"/>
              <wp:cNvGraphicFramePr/>
              <a:graphic xmlns:a="http://schemas.openxmlformats.org/drawingml/2006/main">
                <a:graphicData uri="http://schemas.microsoft.com/office/word/2010/wordprocessingGroup">
                  <wpg:wgp>
                    <wpg:cNvGrpSpPr/>
                    <wpg:grpSpPr>
                      <a:xfrm>
                        <a:off x="0" y="0"/>
                        <a:ext cx="7559675" cy="267335"/>
                        <a:chOff x="0" y="0"/>
                        <a:chExt cx="7559993" cy="267856"/>
                      </a:xfrm>
                    </wpg:grpSpPr>
                    <wps:wsp>
                      <wps:cNvPr id="12" name="Shape 2402"/>
                      <wps:cNvSpPr/>
                      <wps:spPr>
                        <a:xfrm>
                          <a:off x="0" y="0"/>
                          <a:ext cx="7559993" cy="267856"/>
                        </a:xfrm>
                        <a:custGeom>
                          <a:avLst/>
                          <a:gdLst/>
                          <a:ahLst/>
                          <a:cxnLst/>
                          <a:rect l="0" t="0" r="0" b="0"/>
                          <a:pathLst>
                            <a:path w="7559993" h="267856">
                              <a:moveTo>
                                <a:pt x="0" y="0"/>
                              </a:moveTo>
                              <a:lnTo>
                                <a:pt x="7559993" y="0"/>
                              </a:lnTo>
                              <a:lnTo>
                                <a:pt x="7559993" y="267856"/>
                              </a:lnTo>
                              <a:lnTo>
                                <a:pt x="0" y="267856"/>
                              </a:lnTo>
                              <a:lnTo>
                                <a:pt x="0" y="0"/>
                              </a:lnTo>
                            </a:path>
                          </a:pathLst>
                        </a:custGeom>
                        <a:solidFill>
                          <a:srgbClr val="0F3E65"/>
                        </a:solidFill>
                        <a:ln w="0" cap="flat">
                          <a:custDash>
                            <a:ds d="290500" sp="581000"/>
                          </a:custDash>
                          <a:miter lim="127000"/>
                        </a:ln>
                      </wps:spPr>
                      <wps:style>
                        <a:lnRef idx="0">
                          <a:srgbClr val="000000">
                            <a:alpha val="0"/>
                          </a:srgbClr>
                        </a:lnRef>
                        <a:fillRef idx="1">
                          <a:srgbClr val="5D4587"/>
                        </a:fillRef>
                        <a:effectRef idx="0">
                          <a:scrgbClr r="0" g="0" b="0"/>
                        </a:effectRef>
                        <a:fontRef idx="none"/>
                      </wps:style>
                      <wps:bodyPr/>
                    </wps:wsp>
                  </wpg:wgp>
                </a:graphicData>
              </a:graphic>
            </wp:anchor>
          </w:drawing>
        </mc:Choice>
        <mc:Fallback xmlns:a="http://schemas.openxmlformats.org/drawingml/2006/main">
          <w:pict w14:anchorId="15283767">
            <v:group id="Groep 7" style="position:absolute;margin-left:.3pt;margin-top:820.75pt;width:595.25pt;height:21.05pt;z-index:251658245;mso-position-horizontal-relative:page;mso-position-vertical-relative:page" coordsize="75599,2678" o:spid="_x0000_s1026" w14:anchorId="7E28A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">
              <v:shape id="Shape 2402" style="position:absolute;width:75599;height:2678;visibility:visible;mso-wrap-style:square;v-text-anchor:top" coordsize="7559993,267856" o:spid="_x0000_s1027" fillcolor="#0f3e65" stroked="f" strokeweight="0" path="m,l7559993,r,267856l,2678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">
                <v:stroke miterlimit="83231f" joinstyle="miter"/>
                <v:path textboxrect="0,0,7559993,267856" arrowok="t"/>
              </v:shape>
              <w10:wrap type="square" anchorx="page" anchory="page"/>
            </v:group>
          </w:pict>
        </mc:Fallback>
      </mc:AlternateContent>
    </w:r>
    <w:r w:rsidR="00394641" w:rsidRPr="007F7E79">
      <w:rPr>
        <w:noProof/>
      </w:rPr>
      <mc:AlternateContent>
        <mc:Choice Requires="wpg">
          <w:drawing>
            <wp:anchor distT="0" distB="0" distL="114300" distR="114300" simplePos="0" relativeHeight="251658246" behindDoc="0" locked="0" layoutInCell="1" allowOverlap="1" wp14:anchorId="20705C1E" wp14:editId="118AA199">
              <wp:simplePos x="0" y="0"/>
              <wp:positionH relativeFrom="page">
                <wp:posOffset>228394</wp:posOffset>
              </wp:positionH>
              <wp:positionV relativeFrom="page">
                <wp:posOffset>9987892</wp:posOffset>
              </wp:positionV>
              <wp:extent cx="273050" cy="249555"/>
              <wp:effectExtent l="0" t="0" r="6350" b="4445"/>
              <wp:wrapSquare wrapText="bothSides"/>
              <wp:docPr id="13" name="Groep 13"/>
              <wp:cNvGraphicFramePr/>
              <a:graphic xmlns:a="http://schemas.openxmlformats.org/drawingml/2006/main">
                <a:graphicData uri="http://schemas.microsoft.com/office/word/2010/wordprocessingGroup">
                  <wpg:wgp>
                    <wpg:cNvGrpSpPr/>
                    <wpg:grpSpPr>
                      <a:xfrm>
                        <a:off x="0" y="0"/>
                        <a:ext cx="273050" cy="249555"/>
                        <a:chOff x="0" y="0"/>
                        <a:chExt cx="273445" cy="249976"/>
                      </a:xfrm>
                    </wpg:grpSpPr>
                    <wps:wsp>
                      <wps:cNvPr id="14" name="Shape 137"/>
                      <wps:cNvSpPr/>
                      <wps:spPr>
                        <a:xfrm>
                          <a:off x="135572" y="112117"/>
                          <a:ext cx="68936" cy="137859"/>
                        </a:xfrm>
                        <a:custGeom>
                          <a:avLst/>
                          <a:gdLst/>
                          <a:ahLst/>
                          <a:cxnLst/>
                          <a:rect l="0" t="0" r="0" b="0"/>
                          <a:pathLst>
                            <a:path w="68936" h="137859">
                              <a:moveTo>
                                <a:pt x="68936" y="0"/>
                              </a:moveTo>
                              <a:lnTo>
                                <a:pt x="68936" y="37161"/>
                              </a:lnTo>
                              <a:cubicBezTo>
                                <a:pt x="51384" y="37161"/>
                                <a:pt x="37160" y="51384"/>
                                <a:pt x="37160" y="68923"/>
                              </a:cubicBezTo>
                              <a:cubicBezTo>
                                <a:pt x="37160" y="86475"/>
                                <a:pt x="51384" y="100699"/>
                                <a:pt x="68936" y="100699"/>
                              </a:cubicBezTo>
                              <a:lnTo>
                                <a:pt x="68936" y="137859"/>
                              </a:lnTo>
                              <a:cubicBezTo>
                                <a:pt x="30874" y="137859"/>
                                <a:pt x="0" y="106997"/>
                                <a:pt x="0" y="68923"/>
                              </a:cubicBezTo>
                              <a:cubicBezTo>
                                <a:pt x="0" y="30861"/>
                                <a:pt x="30874" y="0"/>
                                <a:pt x="68936" y="0"/>
                              </a:cubicBezTo>
                              <a:close/>
                            </a:path>
                          </a:pathLst>
                        </a:custGeom>
                        <a:ln w="0" cap="flat">
                          <a:miter lim="127000"/>
                        </a:ln>
                      </wps:spPr>
                      <wps:style>
                        <a:lnRef idx="0">
                          <a:srgbClr val="000000">
                            <a:alpha val="0"/>
                          </a:srgbClr>
                        </a:lnRef>
                        <a:fillRef idx="1">
                          <a:srgbClr val="426D86"/>
                        </a:fillRef>
                        <a:effectRef idx="0">
                          <a:scrgbClr r="0" g="0" b="0"/>
                        </a:effectRef>
                        <a:fontRef idx="none"/>
                      </wps:style>
                      <wps:bodyPr/>
                    </wps:wsp>
                    <wps:wsp>
                      <wps:cNvPr id="15" name="Shape 138"/>
                      <wps:cNvSpPr/>
                      <wps:spPr>
                        <a:xfrm>
                          <a:off x="204508" y="112117"/>
                          <a:ext cx="68923" cy="137859"/>
                        </a:xfrm>
                        <a:custGeom>
                          <a:avLst/>
                          <a:gdLst/>
                          <a:ahLst/>
                          <a:cxnLst/>
                          <a:rect l="0" t="0" r="0" b="0"/>
                          <a:pathLst>
                            <a:path w="68923" h="137859">
                              <a:moveTo>
                                <a:pt x="0" y="0"/>
                              </a:moveTo>
                              <a:cubicBezTo>
                                <a:pt x="38062" y="0"/>
                                <a:pt x="68923" y="30861"/>
                                <a:pt x="68923" y="68923"/>
                              </a:cubicBezTo>
                              <a:cubicBezTo>
                                <a:pt x="68923" y="106997"/>
                                <a:pt x="38062" y="137859"/>
                                <a:pt x="0" y="137859"/>
                              </a:cubicBezTo>
                              <a:lnTo>
                                <a:pt x="0" y="100699"/>
                              </a:lnTo>
                              <a:cubicBezTo>
                                <a:pt x="17551" y="100699"/>
                                <a:pt x="31775" y="86475"/>
                                <a:pt x="31775" y="68923"/>
                              </a:cubicBezTo>
                              <a:cubicBezTo>
                                <a:pt x="31775" y="51384"/>
                                <a:pt x="17551" y="37161"/>
                                <a:pt x="0" y="37161"/>
                              </a:cubicBezTo>
                              <a:lnTo>
                                <a:pt x="0" y="0"/>
                              </a:lnTo>
                              <a:close/>
                            </a:path>
                          </a:pathLst>
                        </a:custGeom>
                        <a:ln w="0" cap="flat">
                          <a:miter lim="127000"/>
                        </a:ln>
                      </wps:spPr>
                      <wps:style>
                        <a:lnRef idx="0">
                          <a:srgbClr val="000000">
                            <a:alpha val="0"/>
                          </a:srgbClr>
                        </a:lnRef>
                        <a:fillRef idx="1">
                          <a:srgbClr val="426D86"/>
                        </a:fillRef>
                        <a:effectRef idx="0">
                          <a:scrgbClr r="0" g="0" b="0"/>
                        </a:effectRef>
                        <a:fontRef idx="none"/>
                      </wps:style>
                      <wps:bodyPr/>
                    </wps:wsp>
                    <wps:wsp>
                      <wps:cNvPr id="16" name="Shape 141"/>
                      <wps:cNvSpPr/>
                      <wps:spPr>
                        <a:xfrm>
                          <a:off x="135586" y="112121"/>
                          <a:ext cx="68923" cy="137846"/>
                        </a:xfrm>
                        <a:custGeom>
                          <a:avLst/>
                          <a:gdLst/>
                          <a:ahLst/>
                          <a:cxnLst/>
                          <a:rect l="0" t="0" r="0" b="0"/>
                          <a:pathLst>
                            <a:path w="68923" h="137846">
                              <a:moveTo>
                                <a:pt x="68923" y="0"/>
                              </a:moveTo>
                              <a:lnTo>
                                <a:pt x="68923" y="37148"/>
                              </a:lnTo>
                              <a:cubicBezTo>
                                <a:pt x="51372" y="37148"/>
                                <a:pt x="37147" y="51372"/>
                                <a:pt x="37147" y="68923"/>
                              </a:cubicBezTo>
                              <a:cubicBezTo>
                                <a:pt x="37147" y="86462"/>
                                <a:pt x="51372" y="100699"/>
                                <a:pt x="68923" y="100699"/>
                              </a:cubicBezTo>
                              <a:lnTo>
                                <a:pt x="68923" y="137846"/>
                              </a:lnTo>
                              <a:cubicBezTo>
                                <a:pt x="30861" y="137846"/>
                                <a:pt x="0" y="106998"/>
                                <a:pt x="0" y="68923"/>
                              </a:cubicBezTo>
                              <a:cubicBezTo>
                                <a:pt x="0" y="30849"/>
                                <a:pt x="30861" y="0"/>
                                <a:pt x="68923" y="0"/>
                              </a:cubicBezTo>
                              <a:close/>
                            </a:path>
                          </a:pathLst>
                        </a:custGeom>
                        <a:ln w="0" cap="flat">
                          <a:miter lim="127000"/>
                        </a:ln>
                      </wps:spPr>
                      <wps:style>
                        <a:lnRef idx="0">
                          <a:srgbClr val="000000">
                            <a:alpha val="0"/>
                          </a:srgbClr>
                        </a:lnRef>
                        <a:fillRef idx="1">
                          <a:srgbClr val="426D86"/>
                        </a:fillRef>
                        <a:effectRef idx="0">
                          <a:scrgbClr r="0" g="0" b="0"/>
                        </a:effectRef>
                        <a:fontRef idx="none"/>
                      </wps:style>
                      <wps:bodyPr/>
                    </wps:wsp>
                    <wps:wsp>
                      <wps:cNvPr id="17" name="Shape 142"/>
                      <wps:cNvSpPr/>
                      <wps:spPr>
                        <a:xfrm>
                          <a:off x="204509" y="112121"/>
                          <a:ext cx="68936" cy="137846"/>
                        </a:xfrm>
                        <a:custGeom>
                          <a:avLst/>
                          <a:gdLst/>
                          <a:ahLst/>
                          <a:cxnLst/>
                          <a:rect l="0" t="0" r="0" b="0"/>
                          <a:pathLst>
                            <a:path w="68936" h="137846">
                              <a:moveTo>
                                <a:pt x="0" y="0"/>
                              </a:moveTo>
                              <a:cubicBezTo>
                                <a:pt x="38075" y="0"/>
                                <a:pt x="68936" y="30849"/>
                                <a:pt x="68936" y="68923"/>
                              </a:cubicBezTo>
                              <a:cubicBezTo>
                                <a:pt x="68936" y="106998"/>
                                <a:pt x="38075" y="137846"/>
                                <a:pt x="0" y="137846"/>
                              </a:cubicBezTo>
                              <a:lnTo>
                                <a:pt x="0" y="100699"/>
                              </a:lnTo>
                              <a:cubicBezTo>
                                <a:pt x="17539" y="100699"/>
                                <a:pt x="31775" y="86462"/>
                                <a:pt x="31775" y="68923"/>
                              </a:cubicBezTo>
                              <a:cubicBezTo>
                                <a:pt x="31775" y="51372"/>
                                <a:pt x="17539" y="37148"/>
                                <a:pt x="0" y="37148"/>
                              </a:cubicBezTo>
                              <a:lnTo>
                                <a:pt x="0" y="0"/>
                              </a:lnTo>
                              <a:close/>
                            </a:path>
                          </a:pathLst>
                        </a:custGeom>
                        <a:ln w="0" cap="flat">
                          <a:miter lim="127000"/>
                        </a:ln>
                      </wps:spPr>
                      <wps:style>
                        <a:lnRef idx="0">
                          <a:srgbClr val="000000">
                            <a:alpha val="0"/>
                          </a:srgbClr>
                        </a:lnRef>
                        <a:fillRef idx="1">
                          <a:srgbClr val="426D86"/>
                        </a:fillRef>
                        <a:effectRef idx="0">
                          <a:scrgbClr r="0" g="0" b="0"/>
                        </a:effectRef>
                        <a:fontRef idx="none"/>
                      </wps:style>
                      <wps:bodyPr/>
                    </wps:wsp>
                    <wps:wsp>
                      <wps:cNvPr id="20" name="Shape 143"/>
                      <wps:cNvSpPr/>
                      <wps:spPr>
                        <a:xfrm>
                          <a:off x="0" y="0"/>
                          <a:ext cx="109893" cy="105994"/>
                        </a:xfrm>
                        <a:custGeom>
                          <a:avLst/>
                          <a:gdLst/>
                          <a:ahLst/>
                          <a:cxnLst/>
                          <a:rect l="0" t="0" r="0" b="0"/>
                          <a:pathLst>
                            <a:path w="109893" h="105994">
                              <a:moveTo>
                                <a:pt x="55435" y="0"/>
                              </a:moveTo>
                              <a:cubicBezTo>
                                <a:pt x="62560" y="0"/>
                                <a:pt x="70993" y="343"/>
                                <a:pt x="80721" y="977"/>
                              </a:cubicBezTo>
                              <a:cubicBezTo>
                                <a:pt x="90437" y="1625"/>
                                <a:pt x="99200" y="2603"/>
                                <a:pt x="106972" y="3899"/>
                              </a:cubicBezTo>
                              <a:cubicBezTo>
                                <a:pt x="108267" y="11036"/>
                                <a:pt x="109068" y="19138"/>
                                <a:pt x="109398" y="28207"/>
                              </a:cubicBezTo>
                              <a:cubicBezTo>
                                <a:pt x="109715" y="37287"/>
                                <a:pt x="109893" y="45389"/>
                                <a:pt x="109893" y="52514"/>
                              </a:cubicBezTo>
                              <a:cubicBezTo>
                                <a:pt x="109893" y="59651"/>
                                <a:pt x="109715" y="67754"/>
                                <a:pt x="109398" y="76822"/>
                              </a:cubicBezTo>
                              <a:cubicBezTo>
                                <a:pt x="109068" y="85915"/>
                                <a:pt x="108267" y="94335"/>
                                <a:pt x="106972" y="102108"/>
                              </a:cubicBezTo>
                              <a:cubicBezTo>
                                <a:pt x="99200" y="103416"/>
                                <a:pt x="90589" y="104381"/>
                                <a:pt x="81204" y="105028"/>
                              </a:cubicBezTo>
                              <a:cubicBezTo>
                                <a:pt x="71793" y="105676"/>
                                <a:pt x="63525" y="105994"/>
                                <a:pt x="56401" y="105994"/>
                              </a:cubicBezTo>
                              <a:cubicBezTo>
                                <a:pt x="48628" y="105994"/>
                                <a:pt x="39878" y="105676"/>
                                <a:pt x="30150" y="105028"/>
                              </a:cubicBezTo>
                              <a:cubicBezTo>
                                <a:pt x="20422" y="104381"/>
                                <a:pt x="11341" y="103416"/>
                                <a:pt x="2921" y="102108"/>
                              </a:cubicBezTo>
                              <a:cubicBezTo>
                                <a:pt x="1613" y="94335"/>
                                <a:pt x="813" y="85915"/>
                                <a:pt x="495" y="76822"/>
                              </a:cubicBezTo>
                              <a:cubicBezTo>
                                <a:pt x="152" y="67754"/>
                                <a:pt x="0" y="59651"/>
                                <a:pt x="0" y="52514"/>
                              </a:cubicBezTo>
                              <a:cubicBezTo>
                                <a:pt x="0" y="45389"/>
                                <a:pt x="152" y="37287"/>
                                <a:pt x="495" y="28207"/>
                              </a:cubicBezTo>
                              <a:cubicBezTo>
                                <a:pt x="813" y="19138"/>
                                <a:pt x="1613" y="11036"/>
                                <a:pt x="2921" y="3899"/>
                              </a:cubicBezTo>
                              <a:cubicBezTo>
                                <a:pt x="11341" y="2603"/>
                                <a:pt x="20422" y="1625"/>
                                <a:pt x="30150" y="977"/>
                              </a:cubicBezTo>
                              <a:cubicBezTo>
                                <a:pt x="39878" y="343"/>
                                <a:pt x="48285" y="0"/>
                                <a:pt x="55435" y="0"/>
                              </a:cubicBezTo>
                              <a:close/>
                            </a:path>
                          </a:pathLst>
                        </a:custGeom>
                        <a:ln w="0" cap="flat">
                          <a:miter lim="127000"/>
                        </a:ln>
                      </wps:spPr>
                      <wps:style>
                        <a:lnRef idx="0">
                          <a:srgbClr val="000000">
                            <a:alpha val="0"/>
                          </a:srgbClr>
                        </a:lnRef>
                        <a:fillRef idx="1">
                          <a:srgbClr val="426D86"/>
                        </a:fillRef>
                        <a:effectRef idx="0">
                          <a:scrgbClr r="0" g="0" b="0"/>
                        </a:effectRef>
                        <a:fontRef idx="none"/>
                      </wps:style>
                      <wps:bodyPr/>
                    </wps:wsp>
                    <wps:wsp>
                      <wps:cNvPr id="21" name="Shape 145"/>
                      <wps:cNvSpPr/>
                      <wps:spPr>
                        <a:xfrm>
                          <a:off x="1" y="6"/>
                          <a:ext cx="109880" cy="105994"/>
                        </a:xfrm>
                        <a:custGeom>
                          <a:avLst/>
                          <a:gdLst/>
                          <a:ahLst/>
                          <a:cxnLst/>
                          <a:rect l="0" t="0" r="0" b="0"/>
                          <a:pathLst>
                            <a:path w="109880" h="105994">
                              <a:moveTo>
                                <a:pt x="55435" y="0"/>
                              </a:moveTo>
                              <a:cubicBezTo>
                                <a:pt x="62560" y="0"/>
                                <a:pt x="70993" y="329"/>
                                <a:pt x="80721" y="965"/>
                              </a:cubicBezTo>
                              <a:cubicBezTo>
                                <a:pt x="90449" y="1625"/>
                                <a:pt x="99187" y="2591"/>
                                <a:pt x="106972" y="3886"/>
                              </a:cubicBezTo>
                              <a:cubicBezTo>
                                <a:pt x="108267" y="11023"/>
                                <a:pt x="109068" y="19138"/>
                                <a:pt x="109411" y="28194"/>
                              </a:cubicBezTo>
                              <a:cubicBezTo>
                                <a:pt x="109715" y="37287"/>
                                <a:pt x="109880" y="45389"/>
                                <a:pt x="109880" y="52501"/>
                              </a:cubicBezTo>
                              <a:cubicBezTo>
                                <a:pt x="109880" y="59651"/>
                                <a:pt x="109715" y="67742"/>
                                <a:pt x="109411" y="76822"/>
                              </a:cubicBezTo>
                              <a:cubicBezTo>
                                <a:pt x="109068" y="85903"/>
                                <a:pt x="108267" y="94335"/>
                                <a:pt x="106972" y="102108"/>
                              </a:cubicBezTo>
                              <a:cubicBezTo>
                                <a:pt x="99187" y="103403"/>
                                <a:pt x="90589" y="104381"/>
                                <a:pt x="81204" y="105016"/>
                              </a:cubicBezTo>
                              <a:cubicBezTo>
                                <a:pt x="71806" y="105663"/>
                                <a:pt x="63525" y="105994"/>
                                <a:pt x="56401" y="105994"/>
                              </a:cubicBezTo>
                              <a:cubicBezTo>
                                <a:pt x="48628" y="105994"/>
                                <a:pt x="39878" y="105663"/>
                                <a:pt x="30150" y="105016"/>
                              </a:cubicBezTo>
                              <a:cubicBezTo>
                                <a:pt x="20422" y="104381"/>
                                <a:pt x="11341" y="103403"/>
                                <a:pt x="2921" y="102108"/>
                              </a:cubicBezTo>
                              <a:cubicBezTo>
                                <a:pt x="1613" y="94335"/>
                                <a:pt x="813" y="85903"/>
                                <a:pt x="495" y="76822"/>
                              </a:cubicBezTo>
                              <a:cubicBezTo>
                                <a:pt x="152" y="67742"/>
                                <a:pt x="0" y="59651"/>
                                <a:pt x="0" y="52501"/>
                              </a:cubicBezTo>
                              <a:cubicBezTo>
                                <a:pt x="0" y="45389"/>
                                <a:pt x="152" y="37287"/>
                                <a:pt x="495" y="28194"/>
                              </a:cubicBezTo>
                              <a:cubicBezTo>
                                <a:pt x="813" y="19138"/>
                                <a:pt x="1613" y="11023"/>
                                <a:pt x="2921" y="3886"/>
                              </a:cubicBezTo>
                              <a:cubicBezTo>
                                <a:pt x="11341" y="2591"/>
                                <a:pt x="20422" y="1625"/>
                                <a:pt x="30150" y="965"/>
                              </a:cubicBezTo>
                              <a:cubicBezTo>
                                <a:pt x="39878" y="329"/>
                                <a:pt x="48285" y="0"/>
                                <a:pt x="55435" y="0"/>
                              </a:cubicBezTo>
                              <a:close/>
                            </a:path>
                          </a:pathLst>
                        </a:custGeom>
                        <a:ln w="0" cap="flat">
                          <a:miter lim="127000"/>
                        </a:ln>
                      </wps:spPr>
                      <wps:style>
                        <a:lnRef idx="0">
                          <a:srgbClr val="000000">
                            <a:alpha val="0"/>
                          </a:srgbClr>
                        </a:lnRef>
                        <a:fillRef idx="1">
                          <a:srgbClr val="426D86"/>
                        </a:fillRef>
                        <a:effectRef idx="0">
                          <a:scrgbClr r="0" g="0" b="0"/>
                        </a:effectRef>
                        <a:fontRef idx="none"/>
                      </wps:style>
                      <wps:bodyPr/>
                    </wps:wsp>
                  </wpg:wgp>
                </a:graphicData>
              </a:graphic>
            </wp:anchor>
          </w:drawing>
        </mc:Choice>
        <mc:Fallback xmlns:a="http://schemas.openxmlformats.org/drawingml/2006/main">
          <w:pict w14:anchorId="18D993D4">
            <v:group id="Groep 13" style="position:absolute;margin-left:18pt;margin-top:786.45pt;width:21.5pt;height:19.65pt;z-index:251658246;mso-position-horizontal-relative:page;mso-position-vertical-relative:page" coordsize="273445,249976" o:spid="_x0000_s1026" w14:anchorId="3EE06C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">
              <v:shape id="Shape 137" style="position:absolute;left:135572;top:112117;width:68936;height:137859;visibility:visible;mso-wrap-style:square;v-text-anchor:top" coordsize="68936,137859" o:spid="_x0000_s1027" fillcolor="#426d86" stroked="f" strokeweight="0" path="m68936,r,37161c51384,37161,37160,51384,37160,68923v,17552,14224,31776,31776,31776l68936,137859c30874,137859,,106997,,68923,,30861,30874,,68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">
                <v:stroke miterlimit="83231f" joinstyle="miter"/>
                <v:path textboxrect="0,0,68936,137859" arrowok="t"/>
              </v:shape>
              <v:shape id="Shape 138" style="position:absolute;left:204508;top:112117;width:68923;height:137859;visibility:visible;mso-wrap-style:square;v-text-anchor:top" coordsize="68923,137859" o:spid="_x0000_s1028" fillcolor="#426d86" stroked="f" strokeweight="0" path="m,c38062,,68923,30861,68923,68923v,38074,-30861,68936,-68923,68936l,100699v17551,,31775,-14224,31775,-31776c31775,51384,17551,37161,,371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">
                <v:stroke miterlimit="83231f" joinstyle="miter"/>
                <v:path textboxrect="0,0,68923,137859" arrowok="t"/>
              </v:shape>
              <v:shape id="Shape 141" style="position:absolute;left:135586;top:112121;width:68923;height:137846;visibility:visible;mso-wrap-style:square;v-text-anchor:top" coordsize="68923,137846" o:spid="_x0000_s1029" fillcolor="#426d86" stroked="f" strokeweight="0" path="m68923,r,37148c51372,37148,37147,51372,37147,68923v,17539,14225,31776,31776,31776l68923,137846c30861,137846,,106998,,68923,,30849,30861,,68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">
                <v:stroke miterlimit="83231f" joinstyle="miter"/>
                <v:path textboxrect="0,0,68923,137846" arrowok="t"/>
              </v:shape>
              <v:shape id="Shape 142" style="position:absolute;left:204509;top:112121;width:68936;height:137846;visibility:visible;mso-wrap-style:square;v-text-anchor:top" coordsize="68936,137846" o:spid="_x0000_s1030" fillcolor="#426d86" stroked="f" strokeweight="0" path="m,c38075,,68936,30849,68936,68923v,38075,-30861,68923,-68936,68923l,100699v17539,,31775,-14237,31775,-31776c31775,51372,17539,37148,,3714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">
                <v:stroke miterlimit="83231f" joinstyle="miter"/>
                <v:path textboxrect="0,0,68936,137846" arrowok="t"/>
              </v:shape>
              <v:shape id="Shape 143" style="position:absolute;width:109893;height:105994;visibility:visible;mso-wrap-style:square;v-text-anchor:top" coordsize="109893,105994" o:spid="_x0000_s1031" fillcolor="#426d86" stroked="f" strokeweight="0" path="m55435,v7125,,15558,343,25286,977c90437,1625,99200,2603,106972,3899v1295,7137,2096,15239,2426,24308c109715,37287,109893,45389,109893,52514v,7137,-178,15240,-495,24308c109068,85915,108267,94335,106972,102108v-7772,1308,-16383,2273,-25768,2920c71793,105676,63525,105994,56401,105994v-7773,,-16523,-318,-26251,-966c20422,104381,11341,103416,2921,102108,1613,94335,813,85915,495,76822,152,67754,,59651,,52514,,45389,152,37287,495,28207,813,19138,1613,11036,2921,3899,11341,2603,20422,1625,30150,977,39878,343,48285,,55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">
                <v:stroke miterlimit="83231f" joinstyle="miter"/>
                <v:path textboxrect="0,0,109893,105994" arrowok="t"/>
              </v:shape>
              <v:shape id="Shape 145" style="position:absolute;left:1;top:6;width:109880;height:105994;visibility:visible;mso-wrap-style:square;v-text-anchor:top" coordsize="109880,105994" o:spid="_x0000_s1032" fillcolor="#426d86" stroked="f" strokeweight="0" path="m55435,v7125,,15558,329,25286,965c90449,1625,99187,2591,106972,3886v1295,7137,2096,15252,2439,24308c109715,37287,109880,45389,109880,52501v,7150,-165,15241,-469,24321c109068,85903,108267,94335,106972,102108v-7785,1295,-16383,2273,-25768,2908c71806,105663,63525,105994,56401,105994v-7773,,-16523,-331,-26251,-978c20422,104381,11341,103403,2921,102108,1613,94335,813,85903,495,76822,152,67742,,59651,,52501,,45389,152,37287,495,28194,813,19138,1613,11023,2921,3886,11341,2591,20422,1625,30150,965,39878,329,48285,,55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">
                <v:stroke miterlimit="83231f" joinstyle="miter"/>
                <v:path textboxrect="0,0,109880,105994" arrowok="t"/>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99197" w14:textId="77777777" w:rsidR="004632D9" w:rsidRPr="0072782B" w:rsidRDefault="004632D9">
      <w:pPr>
        <w:spacing w:after="0" w:line="240" w:lineRule="auto"/>
      </w:pPr>
      <w:r w:rsidRPr="0072782B">
        <w:separator/>
      </w:r>
    </w:p>
  </w:footnote>
  <w:footnote w:type="continuationSeparator" w:id="0">
    <w:p w14:paraId="4A69C35F" w14:textId="77777777" w:rsidR="004632D9" w:rsidRPr="0072782B" w:rsidRDefault="004632D9">
      <w:pPr>
        <w:spacing w:after="0" w:line="240" w:lineRule="auto"/>
      </w:pPr>
      <w:r w:rsidRPr="0072782B">
        <w:continuationSeparator/>
      </w:r>
    </w:p>
  </w:footnote>
  <w:footnote w:type="continuationNotice" w:id="1">
    <w:p w14:paraId="777E6FA4" w14:textId="77777777" w:rsidR="004632D9" w:rsidRPr="0072782B" w:rsidRDefault="004632D9">
      <w:pPr>
        <w:spacing w:after="0" w:line="240" w:lineRule="auto"/>
      </w:pPr>
    </w:p>
  </w:footnote>
  <w:footnote w:id="2">
    <w:p w14:paraId="3A285968" w14:textId="77777777" w:rsidR="00EA7FF5" w:rsidRDefault="00EA7FF5" w:rsidP="00EA7FF5">
      <w:pPr>
        <w:pStyle w:val="Voetnoottekst"/>
      </w:pPr>
      <w:r>
        <w:rPr>
          <w:rStyle w:val="Voetnootmarkering"/>
        </w:rPr>
        <w:footnoteRef/>
      </w:r>
      <w:r>
        <w:t xml:space="preserve"> Op moment van schrijven is hier nog een metamodel voor in ontwikkeling en niet vastgesteld.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E3B7" w14:textId="77777777" w:rsidR="000B169E" w:rsidRPr="0072782B" w:rsidRDefault="002624BD">
    <w:r w:rsidRPr="007F7E79">
      <w:rPr>
        <w:rFonts w:ascii="Calibri" w:eastAsia="Calibri" w:hAnsi="Calibri" w:cs="Calibri"/>
        <w:noProof/>
        <w:color w:val="000000"/>
        <w:sz w:val="22"/>
      </w:rPr>
      <mc:AlternateContent>
        <mc:Choice Requires="wpg">
          <w:drawing>
            <wp:anchor distT="0" distB="0" distL="114300" distR="114300" simplePos="0" relativeHeight="251658241" behindDoc="1" locked="0" layoutInCell="1" allowOverlap="1" wp14:anchorId="516D8D25" wp14:editId="72CCA0E6">
              <wp:simplePos x="0" y="0"/>
              <wp:positionH relativeFrom="page">
                <wp:posOffset>0</wp:posOffset>
              </wp:positionH>
              <wp:positionV relativeFrom="page">
                <wp:posOffset>0</wp:posOffset>
              </wp:positionV>
              <wp:extent cx="1" cy="1"/>
              <wp:effectExtent l="0" t="0" r="0" b="0"/>
              <wp:wrapNone/>
              <wp:docPr id="2312" name="Groep 23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7CCFBB54">
            <v:group id="Groep 2312" style="position:absolute;margin-left:0;margin-top:0;width:0;height:0;z-index:-251658239;mso-position-horizontal-relative:page;mso-position-vertical-relative:page" coordsize="1,1" o:spid="_x0000_s1026" w14:anchorId="15283E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98E5" w14:textId="543A8E34" w:rsidR="000B169E" w:rsidRPr="0078557E" w:rsidRDefault="00FB0A1B" w:rsidP="00FB0A1B">
    <w:pPr>
      <w:pStyle w:val="Koptekst"/>
      <w:rPr>
        <w:b/>
        <w:bCs/>
        <w:color w:val="6F4988"/>
        <w:sz w:val="14"/>
        <w:szCs w:val="18"/>
      </w:rPr>
    </w:pPr>
    <w:r w:rsidRPr="009D2800">
      <w:rPr>
        <w:b/>
        <w:bCs/>
        <w:color w:val="6F4988"/>
        <w:sz w:val="48"/>
        <w:szCs w:val="48"/>
        <w14:textOutline w14:w="9525" w14:cap="rnd" w14:cmpd="sng" w14:algn="ctr">
          <w14:noFill/>
          <w14:prstDash w14:val="solid"/>
          <w14:bevel/>
        </w14:textOutline>
      </w:rPr>
      <w:t>M</w:t>
    </w:r>
    <w:r w:rsidRPr="0078557E">
      <w:rPr>
        <w:b/>
        <w:bCs/>
        <w:color w:val="6F4988"/>
        <w:sz w:val="48"/>
        <w:szCs w:val="48"/>
        <w14:textOutline w14:w="9525" w14:cap="rnd" w14:cmpd="sng" w14:algn="ctr">
          <w14:noFill/>
          <w14:prstDash w14:val="solid"/>
          <w14:bevel/>
        </w14:textOutline>
      </w:rPr>
      <w:t>OKA</w:t>
    </w:r>
    <w:r w:rsidR="0078557E">
      <w:rPr>
        <w:b/>
        <w:bCs/>
        <w:color w:val="6F4988"/>
        <w:sz w:val="48"/>
        <w:szCs w:val="48"/>
        <w14:textOutline w14:w="9525" w14:cap="rnd" w14:cmpd="sng" w14:algn="ctr">
          <w14:noFill/>
          <w14:prstDash w14:val="solid"/>
          <w14:bevel/>
        </w14:textOutline>
      </w:rPr>
      <w:tab/>
    </w:r>
    <w:r w:rsidR="009943B7" w:rsidRPr="009943B7">
      <w:rPr>
        <w:b/>
        <w:bCs/>
        <w:color w:val="6F4988"/>
        <w:sz w:val="24"/>
        <w14:textOutline w14:w="9525" w14:cap="rnd" w14:cmpd="sng" w14:algn="ctr">
          <w14:noFill/>
          <w14:prstDash w14:val="solid"/>
          <w14:bevel/>
        </w14:textOutline>
      </w:rPr>
      <w:t>OKx guidelines</w:t>
    </w:r>
    <w:r w:rsidR="009943B7">
      <w:rPr>
        <w:b/>
        <w:bCs/>
        <w:color w:val="6F4988"/>
        <w:sz w:val="24"/>
        <w14:textOutline w14:w="9525" w14:cap="rnd" w14:cmpd="sng" w14:algn="ctr">
          <w14:noFill/>
          <w14:prstDash w14:val="solid"/>
          <w14:bevel/>
        </w14:textOutline>
      </w:rPr>
      <w:t xml:space="preserve"> versie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4949" w14:textId="3EC86D3F" w:rsidR="000B169E" w:rsidRPr="0072782B" w:rsidRDefault="00C93E35" w:rsidP="00CA12DB">
    <w:pPr>
      <w:rPr>
        <w:rFonts w:ascii="Open Sans SemiBold" w:hAnsi="Open Sans SemiBold" w:cs="Open Sans SemiBold"/>
        <w:b/>
        <w:bCs/>
        <w:sz w:val="24"/>
      </w:rPr>
    </w:pPr>
    <w:r w:rsidRPr="00BD667A">
      <w:rPr>
        <w:rFonts w:ascii="Open Sans SemiBold" w:hAnsi="Open Sans SemiBold" w:cs="Open Sans SemiBold"/>
        <w:b/>
        <w:bCs/>
        <w:noProof/>
        <w:sz w:val="24"/>
      </w:rPr>
      <w:drawing>
        <wp:anchor distT="0" distB="0" distL="114300" distR="114300" simplePos="0" relativeHeight="251658240" behindDoc="1" locked="0" layoutInCell="1" allowOverlap="1" wp14:anchorId="4E3EC5E3" wp14:editId="21C81531">
          <wp:simplePos x="0" y="0"/>
          <wp:positionH relativeFrom="column">
            <wp:posOffset>-1070610</wp:posOffset>
          </wp:positionH>
          <wp:positionV relativeFrom="paragraph">
            <wp:posOffset>-450215</wp:posOffset>
          </wp:positionV>
          <wp:extent cx="7546877" cy="5734050"/>
          <wp:effectExtent l="0" t="0" r="0" b="0"/>
          <wp:wrapNone/>
          <wp:docPr id="4" name="Afbeelding 3" descr="Afbeelding met schermopname, Graphics, Majorelleblauw, blauw&#10;&#10;Automatisch gegenereerde beschrijving">
            <a:extLst xmlns:a="http://schemas.openxmlformats.org/drawingml/2006/main">
              <a:ext uri="{FF2B5EF4-FFF2-40B4-BE49-F238E27FC236}">
                <a16:creationId xmlns:a16="http://schemas.microsoft.com/office/drawing/2014/main" id="{5B590B53-D1E5-9DDF-BF22-84C2A6F8A7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Afbeelding met schermopname, Graphics, Majorelleblauw, blauw&#10;&#10;Automatisch gegenereerde beschrijving">
                    <a:extLst>
                      <a:ext uri="{FF2B5EF4-FFF2-40B4-BE49-F238E27FC236}">
                        <a16:creationId xmlns:a16="http://schemas.microsoft.com/office/drawing/2014/main" id="{5B590B53-D1E5-9DDF-BF22-84C2A6F8A77A}"/>
                      </a:ext>
                    </a:extLst>
                  </pic:cNvPr>
                  <pic:cNvPicPr>
                    <a:picLocks noChangeAspect="1"/>
                  </pic:cNvPicPr>
                </pic:nvPicPr>
                <pic:blipFill>
                  <a:blip r:embed="rId1">
                    <a:alphaModFix/>
                    <a:extLst>
                      <a:ext uri="{BEBA8EAE-BF5A-486C-A8C5-ECC9F3942E4B}">
                        <a14:imgProps xmlns:a14="http://schemas.microsoft.com/office/drawing/2010/main">
                          <a14:imgLayer r:embed="rId2">
                            <a14:imgEffect>
                              <a14:colorTemperature colorTemp="6800"/>
                            </a14:imgEffect>
                            <a14:imgEffect>
                              <a14:saturation sat="92000"/>
                            </a14:imgEffect>
                          </a14:imgLayer>
                        </a14:imgProps>
                      </a:ext>
                      <a:ext uri="{28A0092B-C50C-407E-A947-70E740481C1C}">
                        <a14:useLocalDpi xmlns:a14="http://schemas.microsoft.com/office/drawing/2010/main" val="0"/>
                      </a:ext>
                    </a:extLst>
                  </a:blip>
                  <a:srcRect l="388" t="9091" r="34976"/>
                  <a:stretch/>
                </pic:blipFill>
                <pic:spPr>
                  <a:xfrm>
                    <a:off x="0" y="0"/>
                    <a:ext cx="7546877" cy="5734050"/>
                  </a:xfrm>
                  <a:prstGeom prst="rect">
                    <a:avLst/>
                  </a:prstGeom>
                </pic:spPr>
              </pic:pic>
            </a:graphicData>
          </a:graphic>
          <wp14:sizeRelH relativeFrom="margin">
            <wp14:pctWidth>0</wp14:pctWidth>
          </wp14:sizeRelH>
          <wp14:sizeRelV relativeFrom="margin">
            <wp14:pctHeight>0</wp14:pctHeight>
          </wp14:sizeRelV>
        </wp:anchor>
      </w:drawing>
    </w:r>
    <w:r w:rsidR="00CA12DB" w:rsidRPr="007F7E79">
      <w:rPr>
        <w:noProof/>
      </w:rPr>
      <mc:AlternateContent>
        <mc:Choice Requires="wpg">
          <w:drawing>
            <wp:anchor distT="0" distB="0" distL="114300" distR="114300" simplePos="0" relativeHeight="251658250" behindDoc="0" locked="0" layoutInCell="1" allowOverlap="1" wp14:anchorId="5C9D345F" wp14:editId="2A13E72D">
              <wp:simplePos x="0" y="0"/>
              <wp:positionH relativeFrom="page">
                <wp:posOffset>184150</wp:posOffset>
              </wp:positionH>
              <wp:positionV relativeFrom="page">
                <wp:posOffset>4922520</wp:posOffset>
              </wp:positionV>
              <wp:extent cx="273050" cy="249555"/>
              <wp:effectExtent l="0" t="0" r="6350" b="4445"/>
              <wp:wrapSquare wrapText="bothSides"/>
              <wp:docPr id="2" name="Groep 2"/>
              <wp:cNvGraphicFramePr/>
              <a:graphic xmlns:a="http://schemas.openxmlformats.org/drawingml/2006/main">
                <a:graphicData uri="http://schemas.microsoft.com/office/word/2010/wordprocessingGroup">
                  <wpg:wgp>
                    <wpg:cNvGrpSpPr/>
                    <wpg:grpSpPr>
                      <a:xfrm>
                        <a:off x="0" y="0"/>
                        <a:ext cx="273050" cy="249555"/>
                        <a:chOff x="0" y="0"/>
                        <a:chExt cx="273445" cy="249976"/>
                      </a:xfrm>
                      <a:solidFill>
                        <a:srgbClr val="6F4988"/>
                      </a:solidFill>
                    </wpg:grpSpPr>
                    <wps:wsp>
                      <wps:cNvPr id="3" name="Shape 137"/>
                      <wps:cNvSpPr/>
                      <wps:spPr>
                        <a:xfrm>
                          <a:off x="135572" y="112117"/>
                          <a:ext cx="68936" cy="137859"/>
                        </a:xfrm>
                        <a:custGeom>
                          <a:avLst/>
                          <a:gdLst/>
                          <a:ahLst/>
                          <a:cxnLst/>
                          <a:rect l="0" t="0" r="0" b="0"/>
                          <a:pathLst>
                            <a:path w="68936" h="137859">
                              <a:moveTo>
                                <a:pt x="68936" y="0"/>
                              </a:moveTo>
                              <a:lnTo>
                                <a:pt x="68936" y="37161"/>
                              </a:lnTo>
                              <a:cubicBezTo>
                                <a:pt x="51384" y="37161"/>
                                <a:pt x="37160" y="51384"/>
                                <a:pt x="37160" y="68923"/>
                              </a:cubicBezTo>
                              <a:cubicBezTo>
                                <a:pt x="37160" y="86475"/>
                                <a:pt x="51384" y="100699"/>
                                <a:pt x="68936" y="100699"/>
                              </a:cubicBezTo>
                              <a:lnTo>
                                <a:pt x="68936" y="137859"/>
                              </a:lnTo>
                              <a:cubicBezTo>
                                <a:pt x="30874" y="137859"/>
                                <a:pt x="0" y="106997"/>
                                <a:pt x="0" y="68923"/>
                              </a:cubicBezTo>
                              <a:cubicBezTo>
                                <a:pt x="0" y="30861"/>
                                <a:pt x="30874" y="0"/>
                                <a:pt x="68936" y="0"/>
                              </a:cubicBezTo>
                              <a:close/>
                            </a:path>
                          </a:pathLst>
                        </a:custGeom>
                        <a:grpFill/>
                        <a:ln w="0" cap="flat">
                          <a:miter lim="127000"/>
                        </a:ln>
                      </wps:spPr>
                      <wps:style>
                        <a:lnRef idx="0">
                          <a:srgbClr val="000000">
                            <a:alpha val="0"/>
                          </a:srgbClr>
                        </a:lnRef>
                        <a:fillRef idx="1">
                          <a:srgbClr val="426D86"/>
                        </a:fillRef>
                        <a:effectRef idx="0">
                          <a:scrgbClr r="0" g="0" b="0"/>
                        </a:effectRef>
                        <a:fontRef idx="none"/>
                      </wps:style>
                      <wps:bodyPr/>
                    </wps:wsp>
                    <wps:wsp>
                      <wps:cNvPr id="726590148" name="Shape 138"/>
                      <wps:cNvSpPr/>
                      <wps:spPr>
                        <a:xfrm>
                          <a:off x="204508" y="112117"/>
                          <a:ext cx="68923" cy="137859"/>
                        </a:xfrm>
                        <a:custGeom>
                          <a:avLst/>
                          <a:gdLst/>
                          <a:ahLst/>
                          <a:cxnLst/>
                          <a:rect l="0" t="0" r="0" b="0"/>
                          <a:pathLst>
                            <a:path w="68923" h="137859">
                              <a:moveTo>
                                <a:pt x="0" y="0"/>
                              </a:moveTo>
                              <a:cubicBezTo>
                                <a:pt x="38062" y="0"/>
                                <a:pt x="68923" y="30861"/>
                                <a:pt x="68923" y="68923"/>
                              </a:cubicBezTo>
                              <a:cubicBezTo>
                                <a:pt x="68923" y="106997"/>
                                <a:pt x="38062" y="137859"/>
                                <a:pt x="0" y="137859"/>
                              </a:cubicBezTo>
                              <a:lnTo>
                                <a:pt x="0" y="100699"/>
                              </a:lnTo>
                              <a:cubicBezTo>
                                <a:pt x="17551" y="100699"/>
                                <a:pt x="31775" y="86475"/>
                                <a:pt x="31775" y="68923"/>
                              </a:cubicBezTo>
                              <a:cubicBezTo>
                                <a:pt x="31775" y="51384"/>
                                <a:pt x="17551" y="37161"/>
                                <a:pt x="0" y="37161"/>
                              </a:cubicBezTo>
                              <a:lnTo>
                                <a:pt x="0" y="0"/>
                              </a:lnTo>
                              <a:close/>
                            </a:path>
                          </a:pathLst>
                        </a:custGeom>
                        <a:grpFill/>
                        <a:ln w="0" cap="flat">
                          <a:miter lim="127000"/>
                        </a:ln>
                      </wps:spPr>
                      <wps:style>
                        <a:lnRef idx="0">
                          <a:srgbClr val="000000">
                            <a:alpha val="0"/>
                          </a:srgbClr>
                        </a:lnRef>
                        <a:fillRef idx="1">
                          <a:srgbClr val="426D86"/>
                        </a:fillRef>
                        <a:effectRef idx="0">
                          <a:scrgbClr r="0" g="0" b="0"/>
                        </a:effectRef>
                        <a:fontRef idx="none"/>
                      </wps:style>
                      <wps:bodyPr/>
                    </wps:wsp>
                    <wps:wsp>
                      <wps:cNvPr id="594290682" name="Shape 141"/>
                      <wps:cNvSpPr/>
                      <wps:spPr>
                        <a:xfrm>
                          <a:off x="135586" y="112121"/>
                          <a:ext cx="68923" cy="137846"/>
                        </a:xfrm>
                        <a:custGeom>
                          <a:avLst/>
                          <a:gdLst/>
                          <a:ahLst/>
                          <a:cxnLst/>
                          <a:rect l="0" t="0" r="0" b="0"/>
                          <a:pathLst>
                            <a:path w="68923" h="137846">
                              <a:moveTo>
                                <a:pt x="68923" y="0"/>
                              </a:moveTo>
                              <a:lnTo>
                                <a:pt x="68923" y="37148"/>
                              </a:lnTo>
                              <a:cubicBezTo>
                                <a:pt x="51372" y="37148"/>
                                <a:pt x="37147" y="51372"/>
                                <a:pt x="37147" y="68923"/>
                              </a:cubicBezTo>
                              <a:cubicBezTo>
                                <a:pt x="37147" y="86462"/>
                                <a:pt x="51372" y="100699"/>
                                <a:pt x="68923" y="100699"/>
                              </a:cubicBezTo>
                              <a:lnTo>
                                <a:pt x="68923" y="137846"/>
                              </a:lnTo>
                              <a:cubicBezTo>
                                <a:pt x="30861" y="137846"/>
                                <a:pt x="0" y="106998"/>
                                <a:pt x="0" y="68923"/>
                              </a:cubicBezTo>
                              <a:cubicBezTo>
                                <a:pt x="0" y="30849"/>
                                <a:pt x="30861" y="0"/>
                                <a:pt x="68923" y="0"/>
                              </a:cubicBezTo>
                              <a:close/>
                            </a:path>
                          </a:pathLst>
                        </a:custGeom>
                        <a:grpFill/>
                        <a:ln w="0" cap="flat">
                          <a:miter lim="127000"/>
                        </a:ln>
                      </wps:spPr>
                      <wps:style>
                        <a:lnRef idx="0">
                          <a:srgbClr val="000000">
                            <a:alpha val="0"/>
                          </a:srgbClr>
                        </a:lnRef>
                        <a:fillRef idx="1">
                          <a:srgbClr val="426D86"/>
                        </a:fillRef>
                        <a:effectRef idx="0">
                          <a:scrgbClr r="0" g="0" b="0"/>
                        </a:effectRef>
                        <a:fontRef idx="none"/>
                      </wps:style>
                      <wps:bodyPr/>
                    </wps:wsp>
                    <wps:wsp>
                      <wps:cNvPr id="6" name="Shape 142"/>
                      <wps:cNvSpPr/>
                      <wps:spPr>
                        <a:xfrm>
                          <a:off x="204509" y="112121"/>
                          <a:ext cx="68936" cy="137846"/>
                        </a:xfrm>
                        <a:custGeom>
                          <a:avLst/>
                          <a:gdLst/>
                          <a:ahLst/>
                          <a:cxnLst/>
                          <a:rect l="0" t="0" r="0" b="0"/>
                          <a:pathLst>
                            <a:path w="68936" h="137846">
                              <a:moveTo>
                                <a:pt x="0" y="0"/>
                              </a:moveTo>
                              <a:cubicBezTo>
                                <a:pt x="38075" y="0"/>
                                <a:pt x="68936" y="30849"/>
                                <a:pt x="68936" y="68923"/>
                              </a:cubicBezTo>
                              <a:cubicBezTo>
                                <a:pt x="68936" y="106998"/>
                                <a:pt x="38075" y="137846"/>
                                <a:pt x="0" y="137846"/>
                              </a:cubicBezTo>
                              <a:lnTo>
                                <a:pt x="0" y="100699"/>
                              </a:lnTo>
                              <a:cubicBezTo>
                                <a:pt x="17539" y="100699"/>
                                <a:pt x="31775" y="86462"/>
                                <a:pt x="31775" y="68923"/>
                              </a:cubicBezTo>
                              <a:cubicBezTo>
                                <a:pt x="31775" y="51372"/>
                                <a:pt x="17539" y="37148"/>
                                <a:pt x="0" y="37148"/>
                              </a:cubicBezTo>
                              <a:lnTo>
                                <a:pt x="0" y="0"/>
                              </a:lnTo>
                              <a:close/>
                            </a:path>
                          </a:pathLst>
                        </a:custGeom>
                        <a:grpFill/>
                        <a:ln w="0" cap="flat">
                          <a:miter lim="127000"/>
                        </a:ln>
                      </wps:spPr>
                      <wps:style>
                        <a:lnRef idx="0">
                          <a:srgbClr val="000000">
                            <a:alpha val="0"/>
                          </a:srgbClr>
                        </a:lnRef>
                        <a:fillRef idx="1">
                          <a:srgbClr val="426D86"/>
                        </a:fillRef>
                        <a:effectRef idx="0">
                          <a:scrgbClr r="0" g="0" b="0"/>
                        </a:effectRef>
                        <a:fontRef idx="none"/>
                      </wps:style>
                      <wps:bodyPr/>
                    </wps:wsp>
                    <wps:wsp>
                      <wps:cNvPr id="8" name="Shape 143"/>
                      <wps:cNvSpPr/>
                      <wps:spPr>
                        <a:xfrm>
                          <a:off x="0" y="0"/>
                          <a:ext cx="109893" cy="105994"/>
                        </a:xfrm>
                        <a:custGeom>
                          <a:avLst/>
                          <a:gdLst/>
                          <a:ahLst/>
                          <a:cxnLst/>
                          <a:rect l="0" t="0" r="0" b="0"/>
                          <a:pathLst>
                            <a:path w="109893" h="105994">
                              <a:moveTo>
                                <a:pt x="55435" y="0"/>
                              </a:moveTo>
                              <a:cubicBezTo>
                                <a:pt x="62560" y="0"/>
                                <a:pt x="70993" y="343"/>
                                <a:pt x="80721" y="977"/>
                              </a:cubicBezTo>
                              <a:cubicBezTo>
                                <a:pt x="90437" y="1625"/>
                                <a:pt x="99200" y="2603"/>
                                <a:pt x="106972" y="3899"/>
                              </a:cubicBezTo>
                              <a:cubicBezTo>
                                <a:pt x="108267" y="11036"/>
                                <a:pt x="109068" y="19138"/>
                                <a:pt x="109398" y="28207"/>
                              </a:cubicBezTo>
                              <a:cubicBezTo>
                                <a:pt x="109715" y="37287"/>
                                <a:pt x="109893" y="45389"/>
                                <a:pt x="109893" y="52514"/>
                              </a:cubicBezTo>
                              <a:cubicBezTo>
                                <a:pt x="109893" y="59651"/>
                                <a:pt x="109715" y="67754"/>
                                <a:pt x="109398" y="76822"/>
                              </a:cubicBezTo>
                              <a:cubicBezTo>
                                <a:pt x="109068" y="85915"/>
                                <a:pt x="108267" y="94335"/>
                                <a:pt x="106972" y="102108"/>
                              </a:cubicBezTo>
                              <a:cubicBezTo>
                                <a:pt x="99200" y="103416"/>
                                <a:pt x="90589" y="104381"/>
                                <a:pt x="81204" y="105028"/>
                              </a:cubicBezTo>
                              <a:cubicBezTo>
                                <a:pt x="71793" y="105676"/>
                                <a:pt x="63525" y="105994"/>
                                <a:pt x="56401" y="105994"/>
                              </a:cubicBezTo>
                              <a:cubicBezTo>
                                <a:pt x="48628" y="105994"/>
                                <a:pt x="39878" y="105676"/>
                                <a:pt x="30150" y="105028"/>
                              </a:cubicBezTo>
                              <a:cubicBezTo>
                                <a:pt x="20422" y="104381"/>
                                <a:pt x="11341" y="103416"/>
                                <a:pt x="2921" y="102108"/>
                              </a:cubicBezTo>
                              <a:cubicBezTo>
                                <a:pt x="1613" y="94335"/>
                                <a:pt x="813" y="85915"/>
                                <a:pt x="495" y="76822"/>
                              </a:cubicBezTo>
                              <a:cubicBezTo>
                                <a:pt x="152" y="67754"/>
                                <a:pt x="0" y="59651"/>
                                <a:pt x="0" y="52514"/>
                              </a:cubicBezTo>
                              <a:cubicBezTo>
                                <a:pt x="0" y="45389"/>
                                <a:pt x="152" y="37287"/>
                                <a:pt x="495" y="28207"/>
                              </a:cubicBezTo>
                              <a:cubicBezTo>
                                <a:pt x="813" y="19138"/>
                                <a:pt x="1613" y="11036"/>
                                <a:pt x="2921" y="3899"/>
                              </a:cubicBezTo>
                              <a:cubicBezTo>
                                <a:pt x="11341" y="2603"/>
                                <a:pt x="20422" y="1625"/>
                                <a:pt x="30150" y="977"/>
                              </a:cubicBezTo>
                              <a:cubicBezTo>
                                <a:pt x="39878" y="343"/>
                                <a:pt x="48285" y="0"/>
                                <a:pt x="55435" y="0"/>
                              </a:cubicBezTo>
                              <a:close/>
                            </a:path>
                          </a:pathLst>
                        </a:custGeom>
                        <a:grpFill/>
                        <a:ln w="0" cap="flat">
                          <a:miter lim="127000"/>
                        </a:ln>
                      </wps:spPr>
                      <wps:style>
                        <a:lnRef idx="0">
                          <a:srgbClr val="000000">
                            <a:alpha val="0"/>
                          </a:srgbClr>
                        </a:lnRef>
                        <a:fillRef idx="1">
                          <a:srgbClr val="426D86"/>
                        </a:fillRef>
                        <a:effectRef idx="0">
                          <a:scrgbClr r="0" g="0" b="0"/>
                        </a:effectRef>
                        <a:fontRef idx="none"/>
                      </wps:style>
                      <wps:bodyPr/>
                    </wps:wsp>
                    <wps:wsp>
                      <wps:cNvPr id="9" name="Shape 145"/>
                      <wps:cNvSpPr/>
                      <wps:spPr>
                        <a:xfrm>
                          <a:off x="1" y="6"/>
                          <a:ext cx="109880" cy="105994"/>
                        </a:xfrm>
                        <a:custGeom>
                          <a:avLst/>
                          <a:gdLst/>
                          <a:ahLst/>
                          <a:cxnLst/>
                          <a:rect l="0" t="0" r="0" b="0"/>
                          <a:pathLst>
                            <a:path w="109880" h="105994">
                              <a:moveTo>
                                <a:pt x="55435" y="0"/>
                              </a:moveTo>
                              <a:cubicBezTo>
                                <a:pt x="62560" y="0"/>
                                <a:pt x="70993" y="329"/>
                                <a:pt x="80721" y="965"/>
                              </a:cubicBezTo>
                              <a:cubicBezTo>
                                <a:pt x="90449" y="1625"/>
                                <a:pt x="99187" y="2591"/>
                                <a:pt x="106972" y="3886"/>
                              </a:cubicBezTo>
                              <a:cubicBezTo>
                                <a:pt x="108267" y="11023"/>
                                <a:pt x="109068" y="19138"/>
                                <a:pt x="109411" y="28194"/>
                              </a:cubicBezTo>
                              <a:cubicBezTo>
                                <a:pt x="109715" y="37287"/>
                                <a:pt x="109880" y="45389"/>
                                <a:pt x="109880" y="52501"/>
                              </a:cubicBezTo>
                              <a:cubicBezTo>
                                <a:pt x="109880" y="59651"/>
                                <a:pt x="109715" y="67742"/>
                                <a:pt x="109411" y="76822"/>
                              </a:cubicBezTo>
                              <a:cubicBezTo>
                                <a:pt x="109068" y="85903"/>
                                <a:pt x="108267" y="94335"/>
                                <a:pt x="106972" y="102108"/>
                              </a:cubicBezTo>
                              <a:cubicBezTo>
                                <a:pt x="99187" y="103403"/>
                                <a:pt x="90589" y="104381"/>
                                <a:pt x="81204" y="105016"/>
                              </a:cubicBezTo>
                              <a:cubicBezTo>
                                <a:pt x="71806" y="105663"/>
                                <a:pt x="63525" y="105994"/>
                                <a:pt x="56401" y="105994"/>
                              </a:cubicBezTo>
                              <a:cubicBezTo>
                                <a:pt x="48628" y="105994"/>
                                <a:pt x="39878" y="105663"/>
                                <a:pt x="30150" y="105016"/>
                              </a:cubicBezTo>
                              <a:cubicBezTo>
                                <a:pt x="20422" y="104381"/>
                                <a:pt x="11341" y="103403"/>
                                <a:pt x="2921" y="102108"/>
                              </a:cubicBezTo>
                              <a:cubicBezTo>
                                <a:pt x="1613" y="94335"/>
                                <a:pt x="813" y="85903"/>
                                <a:pt x="495" y="76822"/>
                              </a:cubicBezTo>
                              <a:cubicBezTo>
                                <a:pt x="152" y="67742"/>
                                <a:pt x="0" y="59651"/>
                                <a:pt x="0" y="52501"/>
                              </a:cubicBezTo>
                              <a:cubicBezTo>
                                <a:pt x="0" y="45389"/>
                                <a:pt x="152" y="37287"/>
                                <a:pt x="495" y="28194"/>
                              </a:cubicBezTo>
                              <a:cubicBezTo>
                                <a:pt x="813" y="19138"/>
                                <a:pt x="1613" y="11023"/>
                                <a:pt x="2921" y="3886"/>
                              </a:cubicBezTo>
                              <a:cubicBezTo>
                                <a:pt x="11341" y="2591"/>
                                <a:pt x="20422" y="1625"/>
                                <a:pt x="30150" y="965"/>
                              </a:cubicBezTo>
                              <a:cubicBezTo>
                                <a:pt x="39878" y="329"/>
                                <a:pt x="48285" y="0"/>
                                <a:pt x="55435" y="0"/>
                              </a:cubicBezTo>
                              <a:close/>
                            </a:path>
                          </a:pathLst>
                        </a:custGeom>
                        <a:grpFill/>
                        <a:ln w="0" cap="flat">
                          <a:miter lim="127000"/>
                        </a:ln>
                      </wps:spPr>
                      <wps:style>
                        <a:lnRef idx="0">
                          <a:srgbClr val="000000">
                            <a:alpha val="0"/>
                          </a:srgbClr>
                        </a:lnRef>
                        <a:fillRef idx="1">
                          <a:srgbClr val="426D86"/>
                        </a:fillRef>
                        <a:effectRef idx="0">
                          <a:scrgbClr r="0" g="0" b="0"/>
                        </a:effectRef>
                        <a:fontRef idx="none"/>
                      </wps:style>
                      <wps:bodyPr/>
                    </wps:wsp>
                  </wpg:wgp>
                </a:graphicData>
              </a:graphic>
              <wp14:sizeRelH relativeFrom="margin">
                <wp14:pctWidth>0</wp14:pctWidth>
              </wp14:sizeRelH>
            </wp:anchor>
          </w:drawing>
        </mc:Choice>
        <mc:Fallback xmlns:a14="http://schemas.microsoft.com/office/drawing/2010/main" xmlns:pic="http://schemas.openxmlformats.org/drawingml/2006/picture" xmlns:a16="http://schemas.microsoft.com/office/drawing/2014/main" xmlns:a="http://schemas.openxmlformats.org/drawingml/2006/main">
          <w:pict w14:anchorId="06B46D91">
            <v:group id="Groep 2" style="position:absolute;margin-left:14.5pt;margin-top:387.6pt;width:21.5pt;height:19.65pt;z-index:251658250;mso-position-horizontal-relative:page;mso-position-vertical-relative:page;mso-width-relative:margin" coordsize="273445,249976" o:spid="_x0000_s1026" w14:anchorId="58A6E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">
              <v:shape id="Shape 137" style="position:absolute;left:135572;top:112117;width:68936;height:137859;visibility:visible;mso-wrap-style:square;v-text-anchor:top" coordsize="68936,137859" o:spid="_x0000_s1027" filled="f" stroked="f" strokeweight="0" path="m68936,r,37161c51384,37161,37160,51384,37160,68923v,17552,14224,31776,31776,31776l68936,137859c30874,137859,,106997,,68923,,30861,30874,,689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">
                <v:stroke miterlimit="83231f" joinstyle="miter"/>
                <v:path textboxrect="0,0,68936,137859" arrowok="t"/>
              </v:shape>
              <v:shape id="Shape 138" style="position:absolute;left:204508;top:112117;width:68923;height:137859;visibility:visible;mso-wrap-style:square;v-text-anchor:top" coordsize="68923,137859" o:spid="_x0000_s1028" filled="f" stroked="f" strokeweight="0" path="m,c38062,,68923,30861,68923,68923v,38074,-30861,68936,-68923,68936l,100699v17551,,31775,-14224,31775,-31776c31775,51384,17551,37161,,37161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">
                <v:stroke miterlimit="83231f" joinstyle="miter"/>
                <v:path textboxrect="0,0,68923,137859" arrowok="t"/>
              </v:shape>
              <v:shape id="Shape 141" style="position:absolute;left:135586;top:112121;width:68923;height:137846;visibility:visible;mso-wrap-style:square;v-text-anchor:top" coordsize="68923,137846" o:spid="_x0000_s1029" filled="f" stroked="f" strokeweight="0" path="m68923,r,37148c51372,37148,37147,51372,37147,68923v,17539,14225,31776,31776,31776l68923,137846c30861,137846,,106998,,68923,,30849,30861,,68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">
                <v:stroke miterlimit="83231f" joinstyle="miter"/>
                <v:path textboxrect="0,0,68923,137846" arrowok="t"/>
              </v:shape>
              <v:shape id="Shape 142" style="position:absolute;left:204509;top:112121;width:68936;height:137846;visibility:visible;mso-wrap-style:square;v-text-anchor:top" coordsize="68936,137846" o:spid="_x0000_s1030" filled="f" stroked="f" strokeweight="0" path="m,c38075,,68936,30849,68936,68923v,38075,-30861,68923,-68936,68923l,100699v17539,,31775,-14237,31775,-31776c31775,51372,17539,37148,,3714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">
                <v:stroke miterlimit="83231f" joinstyle="miter"/>
                <v:path textboxrect="0,0,68936,137846" arrowok="t"/>
              </v:shape>
              <v:shape id="Shape 143" style="position:absolute;width:109893;height:105994;visibility:visible;mso-wrap-style:square;v-text-anchor:top" coordsize="109893,105994" o:spid="_x0000_s1031" filled="f" stroked="f" strokeweight="0" path="m55435,v7125,,15558,343,25286,977c90437,1625,99200,2603,106972,3899v1295,7137,2096,15239,2426,24308c109715,37287,109893,45389,109893,52514v,7137,-178,15240,-495,24308c109068,85915,108267,94335,106972,102108v-7772,1308,-16383,2273,-25768,2920c71793,105676,63525,105994,56401,105994v-7773,,-16523,-318,-26251,-966c20422,104381,11341,103416,2921,102108,1613,94335,813,85915,495,76822,152,67754,,59651,,52514,,45389,152,37287,495,28207,813,19138,1613,11036,2921,3899,11341,2603,20422,1625,30150,977,39878,343,48285,,55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">
                <v:stroke miterlimit="83231f" joinstyle="miter"/>
                <v:path textboxrect="0,0,109893,105994" arrowok="t"/>
              </v:shape>
              <v:shape id="Shape 145" style="position:absolute;left:1;top:6;width:109880;height:105994;visibility:visible;mso-wrap-style:square;v-text-anchor:top" coordsize="109880,105994" o:spid="_x0000_s1032" filled="f" stroked="f" strokeweight="0" path="m55435,v7125,,15558,329,25286,965c90449,1625,99187,2591,106972,3886v1295,7137,2096,15252,2439,24308c109715,37287,109880,45389,109880,52501v,7150,-165,15241,-469,24321c109068,85903,108267,94335,106972,102108v-7785,1295,-16383,2273,-25768,2908c71806,105663,63525,105994,56401,105994v-7773,,-16523,-331,-26251,-978c20422,104381,11341,103403,2921,102108,1613,94335,813,85903,495,76822,152,67742,,59651,,52501,,45389,152,37287,495,28194,813,19138,1613,11023,2921,3886,11341,2591,20422,1625,30150,965,39878,329,48285,,55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">
                <v:stroke miterlimit="83231f" joinstyle="miter"/>
                <v:path textboxrect="0,0,109880,105994" arrowok="t"/>
              </v:shape>
              <w10:wrap type="square" anchorx="page" anchory="page"/>
            </v:group>
          </w:pict>
        </mc:Fallback>
      </mc:AlternateContent>
    </w:r>
    <w:r w:rsidR="00CA10E7" w:rsidRPr="007F7E79">
      <w:rPr>
        <w:rFonts w:ascii="Open Sans SemiBold" w:hAnsi="Open Sans SemiBold" w:cs="Open Sans SemiBold"/>
        <w:b/>
        <w:bCs/>
        <w:noProof/>
        <w:sz w:val="24"/>
      </w:rPr>
      <mc:AlternateContent>
        <mc:Choice Requires="wps">
          <w:drawing>
            <wp:anchor distT="0" distB="0" distL="114300" distR="114300" simplePos="0" relativeHeight="251658249" behindDoc="0" locked="0" layoutInCell="1" allowOverlap="1" wp14:anchorId="27C6D6A1" wp14:editId="502B46E9">
              <wp:simplePos x="0" y="0"/>
              <wp:positionH relativeFrom="column">
                <wp:posOffset>804545</wp:posOffset>
              </wp:positionH>
              <wp:positionV relativeFrom="paragraph">
                <wp:posOffset>-135890</wp:posOffset>
              </wp:positionV>
              <wp:extent cx="0" cy="368935"/>
              <wp:effectExtent l="0" t="0" r="12700" b="12065"/>
              <wp:wrapNone/>
              <wp:docPr id="1" name="Rechte verbindingslijn 1"/>
              <wp:cNvGraphicFramePr/>
              <a:graphic xmlns:a="http://schemas.openxmlformats.org/drawingml/2006/main">
                <a:graphicData uri="http://schemas.microsoft.com/office/word/2010/wordprocessingShape">
                  <wps:wsp>
                    <wps:cNvCnPr/>
                    <wps:spPr>
                      <a:xfrm>
                        <a:off x="0" y="0"/>
                        <a:ext cx="0" cy="3689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w14:anchorId="4BE656B2">
            <v:line id="Rechte verbindingslijn 1" style="position:absolute;z-index:25165824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63.35pt,-10.7pt" to="63.35pt,18.35pt" w14:anchorId="12044A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">
              <v:stroke joinstyle="miter"/>
            </v:line>
          </w:pict>
        </mc:Fallback>
      </mc:AlternateContent>
    </w:r>
    <w:r w:rsidR="002624BD" w:rsidRPr="007F7E79">
      <w:rPr>
        <w:rFonts w:ascii="Open Sans SemiBold" w:eastAsia="Calibri" w:hAnsi="Open Sans SemiBold" w:cs="Open Sans SemiBold"/>
        <w:b/>
        <w:bCs/>
        <w:noProof/>
        <w:color w:val="000000"/>
        <w:sz w:val="24"/>
      </w:rPr>
      <mc:AlternateContent>
        <mc:Choice Requires="wpg">
          <w:drawing>
            <wp:anchor distT="0" distB="0" distL="114300" distR="114300" simplePos="0" relativeHeight="251658242" behindDoc="1" locked="0" layoutInCell="1" allowOverlap="1" wp14:anchorId="111F366A" wp14:editId="69E6FE60">
              <wp:simplePos x="0" y="0"/>
              <wp:positionH relativeFrom="page">
                <wp:posOffset>0</wp:posOffset>
              </wp:positionH>
              <wp:positionV relativeFrom="page">
                <wp:posOffset>0</wp:posOffset>
              </wp:positionV>
              <wp:extent cx="1" cy="1"/>
              <wp:effectExtent l="0" t="0" r="0" b="0"/>
              <wp:wrapNone/>
              <wp:docPr id="2296" name="Groep 22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w14:anchorId="4484C16C">
            <v:group id="Groep 2296" style="position:absolute;margin-left:0;margin-top:0;width:0;height:0;z-index:-251658238;mso-position-horizontal-relative:page;mso-position-vertical-relative:page" coordsize="1,1" o:spid="_x0000_s1026" w14:anchorId="3507BE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EBF"/>
    <w:multiLevelType w:val="multilevel"/>
    <w:tmpl w:val="42AE9372"/>
    <w:styleLink w:val="Huidigelij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C42996"/>
    <w:multiLevelType w:val="multilevel"/>
    <w:tmpl w:val="DD7EAD6A"/>
    <w:lvl w:ilvl="0">
      <w:start w:val="1"/>
      <w:numFmt w:val="bullet"/>
      <w:pStyle w:val="Lijstalinea"/>
      <w:lvlText w:val=""/>
      <w:lvlJc w:val="left"/>
      <w:pPr>
        <w:ind w:left="1068" w:hanging="360"/>
      </w:pPr>
      <w:rPr>
        <w:rFonts w:ascii="Symbol" w:hAnsi="Symbol" w:hint="default"/>
        <w:color w:val="auto"/>
      </w:rPr>
    </w:lvl>
    <w:lvl w:ilvl="1">
      <w:start w:val="1"/>
      <w:numFmt w:val="bullet"/>
      <w:lvlText w:val=""/>
      <w:lvlJc w:val="left"/>
      <w:pPr>
        <w:ind w:left="1428" w:hanging="360"/>
      </w:pPr>
      <w:rPr>
        <w:rFonts w:ascii="Symbol" w:hAnsi="Symbol" w:hint="default"/>
        <w:color w:val="auto"/>
      </w:rPr>
    </w:lvl>
    <w:lvl w:ilvl="2">
      <w:start w:val="1"/>
      <w:numFmt w:val="bullet"/>
      <w:lvlText w:val=""/>
      <w:lvlJc w:val="left"/>
      <w:pPr>
        <w:ind w:left="1788" w:hanging="360"/>
      </w:pPr>
      <w:rPr>
        <w:rFonts w:ascii="Wingdings" w:hAnsi="Wingdings" w:hint="default"/>
      </w:rPr>
    </w:lvl>
    <w:lvl w:ilvl="3">
      <w:start w:val="1"/>
      <w:numFmt w:val="bullet"/>
      <w:lvlText w:val=""/>
      <w:lvlJc w:val="left"/>
      <w:pPr>
        <w:ind w:left="2148" w:hanging="360"/>
      </w:pPr>
      <w:rPr>
        <w:rFonts w:ascii="Symbol" w:hAnsi="Symbol" w:hint="default"/>
      </w:rPr>
    </w:lvl>
    <w:lvl w:ilvl="4">
      <w:start w:val="1"/>
      <w:numFmt w:val="bullet"/>
      <w:lvlText w:val=""/>
      <w:lvlJc w:val="left"/>
      <w:pPr>
        <w:ind w:left="2508" w:hanging="360"/>
      </w:pPr>
      <w:rPr>
        <w:rFonts w:ascii="Symbol" w:hAnsi="Symbol" w:hint="default"/>
      </w:rPr>
    </w:lvl>
    <w:lvl w:ilvl="5">
      <w:start w:val="1"/>
      <w:numFmt w:val="bullet"/>
      <w:lvlText w:val=""/>
      <w:lvlJc w:val="left"/>
      <w:pPr>
        <w:ind w:left="2868" w:hanging="360"/>
      </w:pPr>
      <w:rPr>
        <w:rFonts w:ascii="Wingdings" w:hAnsi="Wingdings" w:hint="default"/>
      </w:rPr>
    </w:lvl>
    <w:lvl w:ilvl="6">
      <w:start w:val="1"/>
      <w:numFmt w:val="bullet"/>
      <w:lvlText w:val=""/>
      <w:lvlJc w:val="left"/>
      <w:pPr>
        <w:ind w:left="3228" w:hanging="360"/>
      </w:pPr>
      <w:rPr>
        <w:rFonts w:ascii="Wingdings" w:hAnsi="Wingdings" w:hint="default"/>
      </w:rPr>
    </w:lvl>
    <w:lvl w:ilvl="7">
      <w:start w:val="1"/>
      <w:numFmt w:val="bullet"/>
      <w:lvlText w:val=""/>
      <w:lvlJc w:val="left"/>
      <w:pPr>
        <w:ind w:left="3588" w:hanging="360"/>
      </w:pPr>
      <w:rPr>
        <w:rFonts w:ascii="Symbol" w:hAnsi="Symbol" w:hint="default"/>
      </w:rPr>
    </w:lvl>
    <w:lvl w:ilvl="8">
      <w:start w:val="1"/>
      <w:numFmt w:val="bullet"/>
      <w:lvlText w:val=""/>
      <w:lvlJc w:val="left"/>
      <w:pPr>
        <w:ind w:left="3948" w:hanging="360"/>
      </w:pPr>
      <w:rPr>
        <w:rFonts w:ascii="Symbol" w:hAnsi="Symbol" w:hint="default"/>
      </w:rPr>
    </w:lvl>
  </w:abstractNum>
  <w:abstractNum w:abstractNumId="2" w15:restartNumberingAfterBreak="0">
    <w:nsid w:val="32454AB1"/>
    <w:multiLevelType w:val="multilevel"/>
    <w:tmpl w:val="9580B456"/>
    <w:lvl w:ilvl="0">
      <w:start w:val="1"/>
      <w:numFmt w:val="decimal"/>
      <w:pStyle w:val="Lijstalineagenummerd"/>
      <w:lvlText w:val="%1."/>
      <w:lvlJc w:val="left"/>
      <w:pPr>
        <w:ind w:left="370" w:hanging="360"/>
      </w:pPr>
      <w:rPr>
        <w:rFonts w:hint="default"/>
      </w:rPr>
    </w:lvl>
    <w:lvl w:ilvl="1">
      <w:start w:val="1"/>
      <w:numFmt w:val="decimal"/>
      <w:lvlText w:val="%1.%2."/>
      <w:lvlJc w:val="left"/>
      <w:pPr>
        <w:ind w:left="802" w:hanging="432"/>
      </w:pPr>
      <w:rPr>
        <w:rFonts w:hint="default"/>
      </w:rPr>
    </w:lvl>
    <w:lvl w:ilvl="2">
      <w:start w:val="1"/>
      <w:numFmt w:val="decimal"/>
      <w:lvlText w:val="%1.%2.%3."/>
      <w:lvlJc w:val="left"/>
      <w:pPr>
        <w:ind w:left="1234" w:hanging="504"/>
      </w:pPr>
      <w:rPr>
        <w:rFonts w:hint="default"/>
      </w:rPr>
    </w:lvl>
    <w:lvl w:ilvl="3">
      <w:start w:val="1"/>
      <w:numFmt w:val="decimal"/>
      <w:lvlText w:val="%1.%2.%3.%4."/>
      <w:lvlJc w:val="left"/>
      <w:pPr>
        <w:ind w:left="1738" w:hanging="648"/>
      </w:pPr>
      <w:rPr>
        <w:rFonts w:hint="default"/>
      </w:rPr>
    </w:lvl>
    <w:lvl w:ilvl="4">
      <w:start w:val="1"/>
      <w:numFmt w:val="decimal"/>
      <w:lvlText w:val="%1.%2.%3.%4.%5."/>
      <w:lvlJc w:val="left"/>
      <w:pPr>
        <w:ind w:left="2242" w:hanging="792"/>
      </w:pPr>
      <w:rPr>
        <w:rFonts w:hint="default"/>
      </w:rPr>
    </w:lvl>
    <w:lvl w:ilvl="5">
      <w:start w:val="1"/>
      <w:numFmt w:val="decimal"/>
      <w:lvlText w:val="%1.%2.%3.%4.%5.%6."/>
      <w:lvlJc w:val="left"/>
      <w:pPr>
        <w:ind w:left="2746" w:hanging="936"/>
      </w:pPr>
      <w:rPr>
        <w:rFonts w:hint="default"/>
      </w:rPr>
    </w:lvl>
    <w:lvl w:ilvl="6">
      <w:start w:val="1"/>
      <w:numFmt w:val="decimal"/>
      <w:lvlText w:val="%1.%2.%3.%4.%5.%6.%7."/>
      <w:lvlJc w:val="left"/>
      <w:pPr>
        <w:ind w:left="3250" w:hanging="1080"/>
      </w:pPr>
      <w:rPr>
        <w:rFonts w:hint="default"/>
      </w:rPr>
    </w:lvl>
    <w:lvl w:ilvl="7">
      <w:start w:val="1"/>
      <w:numFmt w:val="decimal"/>
      <w:lvlText w:val="%1.%2.%3.%4.%5.%6.%7.%8."/>
      <w:lvlJc w:val="left"/>
      <w:pPr>
        <w:ind w:left="3754" w:hanging="1224"/>
      </w:pPr>
      <w:rPr>
        <w:rFonts w:hint="default"/>
      </w:rPr>
    </w:lvl>
    <w:lvl w:ilvl="8">
      <w:start w:val="1"/>
      <w:numFmt w:val="decimal"/>
      <w:lvlText w:val="%1.%2.%3.%4.%5.%6.%7.%8.%9."/>
      <w:lvlJc w:val="left"/>
      <w:pPr>
        <w:ind w:left="4330" w:hanging="1440"/>
      </w:pPr>
      <w:rPr>
        <w:rFonts w:hint="default"/>
      </w:rPr>
    </w:lvl>
  </w:abstractNum>
  <w:abstractNum w:abstractNumId="3" w15:restartNumberingAfterBreak="0">
    <w:nsid w:val="520310C9"/>
    <w:multiLevelType w:val="hybridMultilevel"/>
    <w:tmpl w:val="B27261E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746FBF"/>
    <w:multiLevelType w:val="hybridMultilevel"/>
    <w:tmpl w:val="8CF6228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5C6D7FCF"/>
    <w:multiLevelType w:val="multilevel"/>
    <w:tmpl w:val="68A27B22"/>
    <w:lvl w:ilvl="0">
      <w:start w:val="1"/>
      <w:numFmt w:val="decimal"/>
      <w:pStyle w:val="Kop1"/>
      <w:lvlText w:val="%1."/>
      <w:lvlJc w:val="left"/>
      <w:pPr>
        <w:ind w:left="360" w:hanging="360"/>
      </w:pPr>
      <w:rPr>
        <w:rFonts w:hint="default"/>
      </w:rPr>
    </w:lvl>
    <w:lvl w:ilvl="1">
      <w:start w:val="1"/>
      <w:numFmt w:val="decimal"/>
      <w:pStyle w:val="Kop2"/>
      <w:lvlText w:val="%1.%2."/>
      <w:lvlJc w:val="left"/>
      <w:pPr>
        <w:ind w:left="792" w:hanging="432"/>
      </w:pPr>
    </w:lvl>
    <w:lvl w:ilvl="2">
      <w:start w:val="1"/>
      <w:numFmt w:val="decimal"/>
      <w:pStyle w:val="Kop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EFB1009"/>
    <w:multiLevelType w:val="multilevel"/>
    <w:tmpl w:val="FDAA2012"/>
    <w:styleLink w:val="Huidigelijst1"/>
    <w:lvl w:ilvl="0">
      <w:start w:val="1"/>
      <w:numFmt w:val="bullet"/>
      <w:lvlText w:val=""/>
      <w:lvlJc w:val="left"/>
      <w:pPr>
        <w:ind w:left="370" w:hanging="360"/>
      </w:pPr>
      <w:rPr>
        <w:rFonts w:ascii="Symbol" w:hAnsi="Symbol" w:hint="default"/>
      </w:rPr>
    </w:lvl>
    <w:lvl w:ilvl="1">
      <w:start w:val="1"/>
      <w:numFmt w:val="bullet"/>
      <w:lvlText w:val="o"/>
      <w:lvlJc w:val="left"/>
      <w:pPr>
        <w:ind w:left="1090" w:hanging="360"/>
      </w:pPr>
      <w:rPr>
        <w:rFonts w:ascii="Courier New" w:hAnsi="Courier New" w:cs="Courier New" w:hint="default"/>
      </w:rPr>
    </w:lvl>
    <w:lvl w:ilvl="2">
      <w:start w:val="1"/>
      <w:numFmt w:val="bullet"/>
      <w:lvlText w:val=""/>
      <w:lvlJc w:val="left"/>
      <w:pPr>
        <w:ind w:left="1810" w:hanging="360"/>
      </w:pPr>
      <w:rPr>
        <w:rFonts w:ascii="Wingdings" w:hAnsi="Wingdings" w:hint="default"/>
      </w:rPr>
    </w:lvl>
    <w:lvl w:ilvl="3">
      <w:start w:val="1"/>
      <w:numFmt w:val="bullet"/>
      <w:lvlText w:val=""/>
      <w:lvlJc w:val="left"/>
      <w:pPr>
        <w:ind w:left="2530" w:hanging="360"/>
      </w:pPr>
      <w:rPr>
        <w:rFonts w:ascii="Symbol" w:hAnsi="Symbol" w:hint="default"/>
      </w:rPr>
    </w:lvl>
    <w:lvl w:ilvl="4">
      <w:start w:val="1"/>
      <w:numFmt w:val="bullet"/>
      <w:lvlText w:val="o"/>
      <w:lvlJc w:val="left"/>
      <w:pPr>
        <w:ind w:left="3250" w:hanging="360"/>
      </w:pPr>
      <w:rPr>
        <w:rFonts w:ascii="Courier New" w:hAnsi="Courier New" w:cs="Courier New" w:hint="default"/>
      </w:rPr>
    </w:lvl>
    <w:lvl w:ilvl="5">
      <w:start w:val="1"/>
      <w:numFmt w:val="bullet"/>
      <w:lvlText w:val=""/>
      <w:lvlJc w:val="left"/>
      <w:pPr>
        <w:ind w:left="3970" w:hanging="360"/>
      </w:pPr>
      <w:rPr>
        <w:rFonts w:ascii="Wingdings" w:hAnsi="Wingdings" w:hint="default"/>
      </w:rPr>
    </w:lvl>
    <w:lvl w:ilvl="6">
      <w:start w:val="1"/>
      <w:numFmt w:val="bullet"/>
      <w:lvlText w:val=""/>
      <w:lvlJc w:val="left"/>
      <w:pPr>
        <w:ind w:left="4690" w:hanging="360"/>
      </w:pPr>
      <w:rPr>
        <w:rFonts w:ascii="Symbol" w:hAnsi="Symbol" w:hint="default"/>
      </w:rPr>
    </w:lvl>
    <w:lvl w:ilvl="7">
      <w:start w:val="1"/>
      <w:numFmt w:val="bullet"/>
      <w:lvlText w:val="o"/>
      <w:lvlJc w:val="left"/>
      <w:pPr>
        <w:ind w:left="5410" w:hanging="360"/>
      </w:pPr>
      <w:rPr>
        <w:rFonts w:ascii="Courier New" w:hAnsi="Courier New" w:cs="Courier New" w:hint="default"/>
      </w:rPr>
    </w:lvl>
    <w:lvl w:ilvl="8">
      <w:start w:val="1"/>
      <w:numFmt w:val="bullet"/>
      <w:lvlText w:val=""/>
      <w:lvlJc w:val="left"/>
      <w:pPr>
        <w:ind w:left="6130" w:hanging="360"/>
      </w:pPr>
      <w:rPr>
        <w:rFonts w:ascii="Wingdings" w:hAnsi="Wingdings" w:hint="default"/>
      </w:rPr>
    </w:lvl>
  </w:abstractNum>
  <w:abstractNum w:abstractNumId="7" w15:restartNumberingAfterBreak="0">
    <w:nsid w:val="62BA4193"/>
    <w:multiLevelType w:val="hybridMultilevel"/>
    <w:tmpl w:val="C81A33B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6ECA1344"/>
    <w:multiLevelType w:val="hybridMultilevel"/>
    <w:tmpl w:val="A13E6E5C"/>
    <w:lvl w:ilvl="0" w:tplc="04130001">
      <w:start w:val="1"/>
      <w:numFmt w:val="bullet"/>
      <w:lvlText w:val=""/>
      <w:lvlJc w:val="left"/>
      <w:pPr>
        <w:ind w:left="814" w:hanging="360"/>
      </w:pPr>
      <w:rPr>
        <w:rFonts w:ascii="Symbol" w:hAnsi="Symbol" w:hint="default"/>
      </w:rPr>
    </w:lvl>
    <w:lvl w:ilvl="1" w:tplc="04130003" w:tentative="1">
      <w:start w:val="1"/>
      <w:numFmt w:val="bullet"/>
      <w:lvlText w:val="o"/>
      <w:lvlJc w:val="left"/>
      <w:pPr>
        <w:ind w:left="1534" w:hanging="360"/>
      </w:pPr>
      <w:rPr>
        <w:rFonts w:ascii="Courier New" w:hAnsi="Courier New" w:cs="Courier New" w:hint="default"/>
      </w:rPr>
    </w:lvl>
    <w:lvl w:ilvl="2" w:tplc="04130005" w:tentative="1">
      <w:start w:val="1"/>
      <w:numFmt w:val="bullet"/>
      <w:lvlText w:val=""/>
      <w:lvlJc w:val="left"/>
      <w:pPr>
        <w:ind w:left="2254" w:hanging="360"/>
      </w:pPr>
      <w:rPr>
        <w:rFonts w:ascii="Wingdings" w:hAnsi="Wingdings" w:hint="default"/>
      </w:rPr>
    </w:lvl>
    <w:lvl w:ilvl="3" w:tplc="04130001" w:tentative="1">
      <w:start w:val="1"/>
      <w:numFmt w:val="bullet"/>
      <w:lvlText w:val=""/>
      <w:lvlJc w:val="left"/>
      <w:pPr>
        <w:ind w:left="2974" w:hanging="360"/>
      </w:pPr>
      <w:rPr>
        <w:rFonts w:ascii="Symbol" w:hAnsi="Symbol" w:hint="default"/>
      </w:rPr>
    </w:lvl>
    <w:lvl w:ilvl="4" w:tplc="04130003" w:tentative="1">
      <w:start w:val="1"/>
      <w:numFmt w:val="bullet"/>
      <w:lvlText w:val="o"/>
      <w:lvlJc w:val="left"/>
      <w:pPr>
        <w:ind w:left="3694" w:hanging="360"/>
      </w:pPr>
      <w:rPr>
        <w:rFonts w:ascii="Courier New" w:hAnsi="Courier New" w:cs="Courier New" w:hint="default"/>
      </w:rPr>
    </w:lvl>
    <w:lvl w:ilvl="5" w:tplc="04130005" w:tentative="1">
      <w:start w:val="1"/>
      <w:numFmt w:val="bullet"/>
      <w:lvlText w:val=""/>
      <w:lvlJc w:val="left"/>
      <w:pPr>
        <w:ind w:left="4414" w:hanging="360"/>
      </w:pPr>
      <w:rPr>
        <w:rFonts w:ascii="Wingdings" w:hAnsi="Wingdings" w:hint="default"/>
      </w:rPr>
    </w:lvl>
    <w:lvl w:ilvl="6" w:tplc="04130001" w:tentative="1">
      <w:start w:val="1"/>
      <w:numFmt w:val="bullet"/>
      <w:lvlText w:val=""/>
      <w:lvlJc w:val="left"/>
      <w:pPr>
        <w:ind w:left="5134" w:hanging="360"/>
      </w:pPr>
      <w:rPr>
        <w:rFonts w:ascii="Symbol" w:hAnsi="Symbol" w:hint="default"/>
      </w:rPr>
    </w:lvl>
    <w:lvl w:ilvl="7" w:tplc="04130003" w:tentative="1">
      <w:start w:val="1"/>
      <w:numFmt w:val="bullet"/>
      <w:lvlText w:val="o"/>
      <w:lvlJc w:val="left"/>
      <w:pPr>
        <w:ind w:left="5854" w:hanging="360"/>
      </w:pPr>
      <w:rPr>
        <w:rFonts w:ascii="Courier New" w:hAnsi="Courier New" w:cs="Courier New" w:hint="default"/>
      </w:rPr>
    </w:lvl>
    <w:lvl w:ilvl="8" w:tplc="04130005" w:tentative="1">
      <w:start w:val="1"/>
      <w:numFmt w:val="bullet"/>
      <w:lvlText w:val=""/>
      <w:lvlJc w:val="left"/>
      <w:pPr>
        <w:ind w:left="6574" w:hanging="360"/>
      </w:pPr>
      <w:rPr>
        <w:rFonts w:ascii="Wingdings" w:hAnsi="Wingdings" w:hint="default"/>
      </w:rPr>
    </w:lvl>
  </w:abstractNum>
  <w:num w:numId="1" w16cid:durableId="1924990310">
    <w:abstractNumId w:val="2"/>
  </w:num>
  <w:num w:numId="2" w16cid:durableId="1084186216">
    <w:abstractNumId w:val="6"/>
  </w:num>
  <w:num w:numId="3" w16cid:durableId="954677336">
    <w:abstractNumId w:val="5"/>
  </w:num>
  <w:num w:numId="4" w16cid:durableId="909576545">
    <w:abstractNumId w:val="0"/>
  </w:num>
  <w:num w:numId="5" w16cid:durableId="1955863751">
    <w:abstractNumId w:val="1"/>
  </w:num>
  <w:num w:numId="6" w16cid:durableId="1680229166">
    <w:abstractNumId w:val="8"/>
  </w:num>
  <w:num w:numId="7" w16cid:durableId="349797042">
    <w:abstractNumId w:val="3"/>
  </w:num>
  <w:num w:numId="8" w16cid:durableId="1284075439">
    <w:abstractNumId w:val="4"/>
  </w:num>
  <w:num w:numId="9" w16cid:durableId="790320426">
    <w:abstractNumId w:val="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ël de Bruijn">
    <w15:presenceInfo w15:providerId="AD" w15:userId="S::j.debruijn@mboraad.nl::c77c35a1-0a4a-4d47-95d4-064cc51fda78"/>
  </w15:person>
  <w15:person w15:author="Elmar Zwankhuizen">
    <w15:presenceInfo w15:providerId="AD" w15:userId="S::EZN01@rocvantwente.nl::ea15f374-0827-40bc-9781-56b1c3b3188f"/>
  </w15:person>
  <w15:person w15:author="Derksen, Niek">
    <w15:presenceInfo w15:providerId="AD" w15:userId="S::niek.derksen_surf.nl#ext#@mboraad1.onmicrosoft.com::eea65bb8-350b-4fc0-982b-93d685cff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visionView w:markup="0"/>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68"/>
    <w:rsid w:val="00000230"/>
    <w:rsid w:val="000019CC"/>
    <w:rsid w:val="00001A99"/>
    <w:rsid w:val="00002F4F"/>
    <w:rsid w:val="00003043"/>
    <w:rsid w:val="0000331F"/>
    <w:rsid w:val="0000344B"/>
    <w:rsid w:val="00003E68"/>
    <w:rsid w:val="00004649"/>
    <w:rsid w:val="000050F9"/>
    <w:rsid w:val="00005B7D"/>
    <w:rsid w:val="00006126"/>
    <w:rsid w:val="0000671E"/>
    <w:rsid w:val="00006918"/>
    <w:rsid w:val="00007C7D"/>
    <w:rsid w:val="00007D0E"/>
    <w:rsid w:val="00010E37"/>
    <w:rsid w:val="00010F47"/>
    <w:rsid w:val="000118C1"/>
    <w:rsid w:val="00013F12"/>
    <w:rsid w:val="000149AD"/>
    <w:rsid w:val="0001552E"/>
    <w:rsid w:val="00015B57"/>
    <w:rsid w:val="000165C2"/>
    <w:rsid w:val="0001758D"/>
    <w:rsid w:val="00017DBC"/>
    <w:rsid w:val="000202BA"/>
    <w:rsid w:val="00020B36"/>
    <w:rsid w:val="000216D0"/>
    <w:rsid w:val="00021E5F"/>
    <w:rsid w:val="00022B92"/>
    <w:rsid w:val="00023797"/>
    <w:rsid w:val="000243EE"/>
    <w:rsid w:val="00024D7B"/>
    <w:rsid w:val="00024D83"/>
    <w:rsid w:val="000251FC"/>
    <w:rsid w:val="00025FB8"/>
    <w:rsid w:val="00026942"/>
    <w:rsid w:val="00026B79"/>
    <w:rsid w:val="00027098"/>
    <w:rsid w:val="000271DC"/>
    <w:rsid w:val="00027217"/>
    <w:rsid w:val="00027722"/>
    <w:rsid w:val="000278E2"/>
    <w:rsid w:val="00027E06"/>
    <w:rsid w:val="000300F8"/>
    <w:rsid w:val="00031DC9"/>
    <w:rsid w:val="000326B8"/>
    <w:rsid w:val="000334B9"/>
    <w:rsid w:val="000338F6"/>
    <w:rsid w:val="000341C3"/>
    <w:rsid w:val="000341E1"/>
    <w:rsid w:val="00034F21"/>
    <w:rsid w:val="00034F33"/>
    <w:rsid w:val="0003500E"/>
    <w:rsid w:val="0003631C"/>
    <w:rsid w:val="0003744B"/>
    <w:rsid w:val="0003746B"/>
    <w:rsid w:val="00037568"/>
    <w:rsid w:val="000377EE"/>
    <w:rsid w:val="00037B9F"/>
    <w:rsid w:val="00040AF3"/>
    <w:rsid w:val="00040E75"/>
    <w:rsid w:val="00040EFE"/>
    <w:rsid w:val="0004158E"/>
    <w:rsid w:val="000419D4"/>
    <w:rsid w:val="0004232D"/>
    <w:rsid w:val="00042994"/>
    <w:rsid w:val="00042E6A"/>
    <w:rsid w:val="00042FF8"/>
    <w:rsid w:val="00043609"/>
    <w:rsid w:val="000436AB"/>
    <w:rsid w:val="00043CB2"/>
    <w:rsid w:val="00044262"/>
    <w:rsid w:val="0004471F"/>
    <w:rsid w:val="0004479E"/>
    <w:rsid w:val="00044DE1"/>
    <w:rsid w:val="000459C4"/>
    <w:rsid w:val="00045E35"/>
    <w:rsid w:val="00046B92"/>
    <w:rsid w:val="0004744C"/>
    <w:rsid w:val="00047C6D"/>
    <w:rsid w:val="00047F2E"/>
    <w:rsid w:val="0005056D"/>
    <w:rsid w:val="000509F2"/>
    <w:rsid w:val="0005128F"/>
    <w:rsid w:val="000517D9"/>
    <w:rsid w:val="00051B2D"/>
    <w:rsid w:val="000530FB"/>
    <w:rsid w:val="0005395B"/>
    <w:rsid w:val="00054041"/>
    <w:rsid w:val="00054181"/>
    <w:rsid w:val="000543A4"/>
    <w:rsid w:val="00054486"/>
    <w:rsid w:val="00054EBF"/>
    <w:rsid w:val="000551C4"/>
    <w:rsid w:val="000554C3"/>
    <w:rsid w:val="00056473"/>
    <w:rsid w:val="00057E00"/>
    <w:rsid w:val="00057F2F"/>
    <w:rsid w:val="000601BF"/>
    <w:rsid w:val="0006103D"/>
    <w:rsid w:val="000612CD"/>
    <w:rsid w:val="00061509"/>
    <w:rsid w:val="00061B9C"/>
    <w:rsid w:val="000637E7"/>
    <w:rsid w:val="00065029"/>
    <w:rsid w:val="000650F1"/>
    <w:rsid w:val="000662AF"/>
    <w:rsid w:val="00066823"/>
    <w:rsid w:val="00067AF3"/>
    <w:rsid w:val="00067E46"/>
    <w:rsid w:val="0007039B"/>
    <w:rsid w:val="00070C5E"/>
    <w:rsid w:val="0007143C"/>
    <w:rsid w:val="0007275C"/>
    <w:rsid w:val="00072E1E"/>
    <w:rsid w:val="00072EED"/>
    <w:rsid w:val="000730DC"/>
    <w:rsid w:val="00073AB9"/>
    <w:rsid w:val="0007438E"/>
    <w:rsid w:val="00074C64"/>
    <w:rsid w:val="00074E6D"/>
    <w:rsid w:val="000762C8"/>
    <w:rsid w:val="00077AA7"/>
    <w:rsid w:val="00077AEB"/>
    <w:rsid w:val="000804F0"/>
    <w:rsid w:val="00080B17"/>
    <w:rsid w:val="00081082"/>
    <w:rsid w:val="0008122A"/>
    <w:rsid w:val="000813C8"/>
    <w:rsid w:val="00081884"/>
    <w:rsid w:val="000826C3"/>
    <w:rsid w:val="00082883"/>
    <w:rsid w:val="00082BDC"/>
    <w:rsid w:val="00083175"/>
    <w:rsid w:val="00083C24"/>
    <w:rsid w:val="00085182"/>
    <w:rsid w:val="00085551"/>
    <w:rsid w:val="00085B0E"/>
    <w:rsid w:val="00086139"/>
    <w:rsid w:val="000864BC"/>
    <w:rsid w:val="00086AB8"/>
    <w:rsid w:val="00086CD4"/>
    <w:rsid w:val="00087555"/>
    <w:rsid w:val="00090182"/>
    <w:rsid w:val="00091796"/>
    <w:rsid w:val="000926DF"/>
    <w:rsid w:val="00092B48"/>
    <w:rsid w:val="00092E3C"/>
    <w:rsid w:val="000938EB"/>
    <w:rsid w:val="00093A3E"/>
    <w:rsid w:val="00094890"/>
    <w:rsid w:val="000955F4"/>
    <w:rsid w:val="00095CF8"/>
    <w:rsid w:val="00095F2B"/>
    <w:rsid w:val="0009652C"/>
    <w:rsid w:val="00097AC6"/>
    <w:rsid w:val="000A10DF"/>
    <w:rsid w:val="000A1341"/>
    <w:rsid w:val="000A163E"/>
    <w:rsid w:val="000A2748"/>
    <w:rsid w:val="000A2DDA"/>
    <w:rsid w:val="000A3109"/>
    <w:rsid w:val="000A3440"/>
    <w:rsid w:val="000A3D71"/>
    <w:rsid w:val="000A3F18"/>
    <w:rsid w:val="000A41C5"/>
    <w:rsid w:val="000A4AEA"/>
    <w:rsid w:val="000A4FFB"/>
    <w:rsid w:val="000A55BE"/>
    <w:rsid w:val="000A57BB"/>
    <w:rsid w:val="000A6AAC"/>
    <w:rsid w:val="000A7040"/>
    <w:rsid w:val="000A716D"/>
    <w:rsid w:val="000B160D"/>
    <w:rsid w:val="000B169E"/>
    <w:rsid w:val="000B1B61"/>
    <w:rsid w:val="000B1F19"/>
    <w:rsid w:val="000B3557"/>
    <w:rsid w:val="000B3CEB"/>
    <w:rsid w:val="000B4363"/>
    <w:rsid w:val="000B43A6"/>
    <w:rsid w:val="000B5676"/>
    <w:rsid w:val="000B56A1"/>
    <w:rsid w:val="000B619C"/>
    <w:rsid w:val="000B664C"/>
    <w:rsid w:val="000B6676"/>
    <w:rsid w:val="000B6E33"/>
    <w:rsid w:val="000B7347"/>
    <w:rsid w:val="000C074B"/>
    <w:rsid w:val="000C0F36"/>
    <w:rsid w:val="000C0FA9"/>
    <w:rsid w:val="000C1142"/>
    <w:rsid w:val="000C1B87"/>
    <w:rsid w:val="000C28CA"/>
    <w:rsid w:val="000C2CCE"/>
    <w:rsid w:val="000C371F"/>
    <w:rsid w:val="000C3997"/>
    <w:rsid w:val="000C3A73"/>
    <w:rsid w:val="000C41D0"/>
    <w:rsid w:val="000C4AE1"/>
    <w:rsid w:val="000C4C25"/>
    <w:rsid w:val="000C52CD"/>
    <w:rsid w:val="000C542D"/>
    <w:rsid w:val="000C58DA"/>
    <w:rsid w:val="000C5CFB"/>
    <w:rsid w:val="000C5DB4"/>
    <w:rsid w:val="000C6872"/>
    <w:rsid w:val="000C6BA6"/>
    <w:rsid w:val="000C71A4"/>
    <w:rsid w:val="000C73FC"/>
    <w:rsid w:val="000D045F"/>
    <w:rsid w:val="000D105A"/>
    <w:rsid w:val="000D20AA"/>
    <w:rsid w:val="000D22D9"/>
    <w:rsid w:val="000D298A"/>
    <w:rsid w:val="000D2A99"/>
    <w:rsid w:val="000D2DB0"/>
    <w:rsid w:val="000D3186"/>
    <w:rsid w:val="000D3626"/>
    <w:rsid w:val="000D3864"/>
    <w:rsid w:val="000D3A35"/>
    <w:rsid w:val="000D3C75"/>
    <w:rsid w:val="000D4338"/>
    <w:rsid w:val="000D44EA"/>
    <w:rsid w:val="000D4B8D"/>
    <w:rsid w:val="000D4D42"/>
    <w:rsid w:val="000D523B"/>
    <w:rsid w:val="000D55C6"/>
    <w:rsid w:val="000D5AD3"/>
    <w:rsid w:val="000D5F7B"/>
    <w:rsid w:val="000D686B"/>
    <w:rsid w:val="000D69F7"/>
    <w:rsid w:val="000D6E2F"/>
    <w:rsid w:val="000E09DA"/>
    <w:rsid w:val="000E0E75"/>
    <w:rsid w:val="000E1436"/>
    <w:rsid w:val="000E1598"/>
    <w:rsid w:val="000E30C1"/>
    <w:rsid w:val="000E4EB5"/>
    <w:rsid w:val="000E5467"/>
    <w:rsid w:val="000E5EDB"/>
    <w:rsid w:val="000E70E1"/>
    <w:rsid w:val="000E7FFD"/>
    <w:rsid w:val="000F0427"/>
    <w:rsid w:val="000F0B80"/>
    <w:rsid w:val="000F0BCF"/>
    <w:rsid w:val="000F11CB"/>
    <w:rsid w:val="000F1AF2"/>
    <w:rsid w:val="000F1CC5"/>
    <w:rsid w:val="000F1E03"/>
    <w:rsid w:val="000F29BB"/>
    <w:rsid w:val="000F2A4D"/>
    <w:rsid w:val="000F31BD"/>
    <w:rsid w:val="000F3598"/>
    <w:rsid w:val="000F39E1"/>
    <w:rsid w:val="000F3E52"/>
    <w:rsid w:val="000F403F"/>
    <w:rsid w:val="000F4085"/>
    <w:rsid w:val="000F472D"/>
    <w:rsid w:val="000F4B2B"/>
    <w:rsid w:val="000F4C2A"/>
    <w:rsid w:val="000F50BF"/>
    <w:rsid w:val="000F50D0"/>
    <w:rsid w:val="000F5A9A"/>
    <w:rsid w:val="000F6404"/>
    <w:rsid w:val="000F6A7C"/>
    <w:rsid w:val="000F6AFC"/>
    <w:rsid w:val="000F6C73"/>
    <w:rsid w:val="000F6E96"/>
    <w:rsid w:val="000F72B7"/>
    <w:rsid w:val="000F74E4"/>
    <w:rsid w:val="000F74E6"/>
    <w:rsid w:val="00100018"/>
    <w:rsid w:val="001010C7"/>
    <w:rsid w:val="0010143F"/>
    <w:rsid w:val="00101603"/>
    <w:rsid w:val="001018BB"/>
    <w:rsid w:val="00101943"/>
    <w:rsid w:val="00102139"/>
    <w:rsid w:val="00102435"/>
    <w:rsid w:val="0010272A"/>
    <w:rsid w:val="00103E0E"/>
    <w:rsid w:val="00104079"/>
    <w:rsid w:val="001044E6"/>
    <w:rsid w:val="00104E34"/>
    <w:rsid w:val="00105811"/>
    <w:rsid w:val="00107E64"/>
    <w:rsid w:val="001106EC"/>
    <w:rsid w:val="00111129"/>
    <w:rsid w:val="001115FE"/>
    <w:rsid w:val="00111CDC"/>
    <w:rsid w:val="00112047"/>
    <w:rsid w:val="00112AF9"/>
    <w:rsid w:val="00112DA0"/>
    <w:rsid w:val="00112E41"/>
    <w:rsid w:val="0011328A"/>
    <w:rsid w:val="00114A57"/>
    <w:rsid w:val="00115AC0"/>
    <w:rsid w:val="00115C53"/>
    <w:rsid w:val="001162DF"/>
    <w:rsid w:val="001164A9"/>
    <w:rsid w:val="00116886"/>
    <w:rsid w:val="00116A39"/>
    <w:rsid w:val="00116C05"/>
    <w:rsid w:val="001170E3"/>
    <w:rsid w:val="00117CAF"/>
    <w:rsid w:val="0012001D"/>
    <w:rsid w:val="0012124A"/>
    <w:rsid w:val="00121612"/>
    <w:rsid w:val="00122681"/>
    <w:rsid w:val="00122811"/>
    <w:rsid w:val="00123B1E"/>
    <w:rsid w:val="00124965"/>
    <w:rsid w:val="00125A42"/>
    <w:rsid w:val="00125BC2"/>
    <w:rsid w:val="00125F65"/>
    <w:rsid w:val="00126674"/>
    <w:rsid w:val="0012691B"/>
    <w:rsid w:val="00126A5B"/>
    <w:rsid w:val="00126D39"/>
    <w:rsid w:val="00126D87"/>
    <w:rsid w:val="001276BD"/>
    <w:rsid w:val="00130955"/>
    <w:rsid w:val="00130EB1"/>
    <w:rsid w:val="00131344"/>
    <w:rsid w:val="0013169E"/>
    <w:rsid w:val="001322DB"/>
    <w:rsid w:val="00132B28"/>
    <w:rsid w:val="00132E14"/>
    <w:rsid w:val="00132FA2"/>
    <w:rsid w:val="00133258"/>
    <w:rsid w:val="001336A8"/>
    <w:rsid w:val="00133E59"/>
    <w:rsid w:val="00134015"/>
    <w:rsid w:val="001341CE"/>
    <w:rsid w:val="00134D4F"/>
    <w:rsid w:val="00135F8B"/>
    <w:rsid w:val="00135FD4"/>
    <w:rsid w:val="00136321"/>
    <w:rsid w:val="00136827"/>
    <w:rsid w:val="00137036"/>
    <w:rsid w:val="0013743E"/>
    <w:rsid w:val="001375FA"/>
    <w:rsid w:val="00137752"/>
    <w:rsid w:val="001403C4"/>
    <w:rsid w:val="00140869"/>
    <w:rsid w:val="00141013"/>
    <w:rsid w:val="001418B8"/>
    <w:rsid w:val="0014197C"/>
    <w:rsid w:val="00141B2C"/>
    <w:rsid w:val="00142130"/>
    <w:rsid w:val="00142397"/>
    <w:rsid w:val="00142721"/>
    <w:rsid w:val="00143A33"/>
    <w:rsid w:val="00143ADE"/>
    <w:rsid w:val="00143D0A"/>
    <w:rsid w:val="00143D0C"/>
    <w:rsid w:val="001464AA"/>
    <w:rsid w:val="00147210"/>
    <w:rsid w:val="00147C7B"/>
    <w:rsid w:val="001502C9"/>
    <w:rsid w:val="00150CED"/>
    <w:rsid w:val="00150FB5"/>
    <w:rsid w:val="0015110F"/>
    <w:rsid w:val="001513A8"/>
    <w:rsid w:val="00151A6A"/>
    <w:rsid w:val="00151B87"/>
    <w:rsid w:val="00151F9C"/>
    <w:rsid w:val="001520FE"/>
    <w:rsid w:val="00152A1E"/>
    <w:rsid w:val="001533AB"/>
    <w:rsid w:val="00153984"/>
    <w:rsid w:val="00154A4F"/>
    <w:rsid w:val="00154F70"/>
    <w:rsid w:val="00156430"/>
    <w:rsid w:val="00157725"/>
    <w:rsid w:val="00157CA8"/>
    <w:rsid w:val="00160BCD"/>
    <w:rsid w:val="00160D16"/>
    <w:rsid w:val="00161694"/>
    <w:rsid w:val="00162874"/>
    <w:rsid w:val="001634CE"/>
    <w:rsid w:val="00163E8E"/>
    <w:rsid w:val="0016529B"/>
    <w:rsid w:val="00165316"/>
    <w:rsid w:val="00165EC9"/>
    <w:rsid w:val="001663E4"/>
    <w:rsid w:val="001679A6"/>
    <w:rsid w:val="00167B36"/>
    <w:rsid w:val="00167EF8"/>
    <w:rsid w:val="001705B0"/>
    <w:rsid w:val="00171395"/>
    <w:rsid w:val="00172ACC"/>
    <w:rsid w:val="00173266"/>
    <w:rsid w:val="00173E66"/>
    <w:rsid w:val="00173FAC"/>
    <w:rsid w:val="00174694"/>
    <w:rsid w:val="00174738"/>
    <w:rsid w:val="00174E32"/>
    <w:rsid w:val="00175136"/>
    <w:rsid w:val="001756F2"/>
    <w:rsid w:val="00175EA1"/>
    <w:rsid w:val="00176016"/>
    <w:rsid w:val="001760C8"/>
    <w:rsid w:val="0017611B"/>
    <w:rsid w:val="0017673C"/>
    <w:rsid w:val="00176BDE"/>
    <w:rsid w:val="0017789E"/>
    <w:rsid w:val="00177E4A"/>
    <w:rsid w:val="001801C5"/>
    <w:rsid w:val="001803A0"/>
    <w:rsid w:val="0018063F"/>
    <w:rsid w:val="00180B3F"/>
    <w:rsid w:val="00181010"/>
    <w:rsid w:val="0018174B"/>
    <w:rsid w:val="00181ED3"/>
    <w:rsid w:val="00182087"/>
    <w:rsid w:val="001822A8"/>
    <w:rsid w:val="00182B42"/>
    <w:rsid w:val="00182F23"/>
    <w:rsid w:val="001834C4"/>
    <w:rsid w:val="00183765"/>
    <w:rsid w:val="00183836"/>
    <w:rsid w:val="001839B7"/>
    <w:rsid w:val="00183E08"/>
    <w:rsid w:val="00183E25"/>
    <w:rsid w:val="00184B46"/>
    <w:rsid w:val="00185584"/>
    <w:rsid w:val="00185F0E"/>
    <w:rsid w:val="00186043"/>
    <w:rsid w:val="00186A0A"/>
    <w:rsid w:val="00186B01"/>
    <w:rsid w:val="00187591"/>
    <w:rsid w:val="001878A4"/>
    <w:rsid w:val="001878F6"/>
    <w:rsid w:val="00187B6D"/>
    <w:rsid w:val="00187F85"/>
    <w:rsid w:val="00190DAC"/>
    <w:rsid w:val="00191212"/>
    <w:rsid w:val="00191917"/>
    <w:rsid w:val="00193675"/>
    <w:rsid w:val="00193943"/>
    <w:rsid w:val="00193E89"/>
    <w:rsid w:val="001945C3"/>
    <w:rsid w:val="00194BAD"/>
    <w:rsid w:val="00194F49"/>
    <w:rsid w:val="00195502"/>
    <w:rsid w:val="001969E2"/>
    <w:rsid w:val="00196DC2"/>
    <w:rsid w:val="00196FC0"/>
    <w:rsid w:val="00197819"/>
    <w:rsid w:val="001978DF"/>
    <w:rsid w:val="00197C08"/>
    <w:rsid w:val="001A0522"/>
    <w:rsid w:val="001A0B19"/>
    <w:rsid w:val="001A13E1"/>
    <w:rsid w:val="001A19E7"/>
    <w:rsid w:val="001A23F8"/>
    <w:rsid w:val="001A241F"/>
    <w:rsid w:val="001A2662"/>
    <w:rsid w:val="001A2CBB"/>
    <w:rsid w:val="001A2E2A"/>
    <w:rsid w:val="001A2FAE"/>
    <w:rsid w:val="001A358B"/>
    <w:rsid w:val="001A3EB2"/>
    <w:rsid w:val="001A43C1"/>
    <w:rsid w:val="001A45DA"/>
    <w:rsid w:val="001A4745"/>
    <w:rsid w:val="001A48E1"/>
    <w:rsid w:val="001A4D5E"/>
    <w:rsid w:val="001A4DDB"/>
    <w:rsid w:val="001A520B"/>
    <w:rsid w:val="001A5FE3"/>
    <w:rsid w:val="001A609C"/>
    <w:rsid w:val="001A6577"/>
    <w:rsid w:val="001A6BD3"/>
    <w:rsid w:val="001A6E2B"/>
    <w:rsid w:val="001A6F1C"/>
    <w:rsid w:val="001B0B63"/>
    <w:rsid w:val="001B0E6C"/>
    <w:rsid w:val="001B1701"/>
    <w:rsid w:val="001B239C"/>
    <w:rsid w:val="001B2CCE"/>
    <w:rsid w:val="001B3759"/>
    <w:rsid w:val="001B3826"/>
    <w:rsid w:val="001B3D36"/>
    <w:rsid w:val="001B47F9"/>
    <w:rsid w:val="001B4BAA"/>
    <w:rsid w:val="001B50BD"/>
    <w:rsid w:val="001B54DC"/>
    <w:rsid w:val="001B54F8"/>
    <w:rsid w:val="001B680D"/>
    <w:rsid w:val="001B6CE3"/>
    <w:rsid w:val="001B6EFF"/>
    <w:rsid w:val="001B7496"/>
    <w:rsid w:val="001B7D0D"/>
    <w:rsid w:val="001C050A"/>
    <w:rsid w:val="001C0796"/>
    <w:rsid w:val="001C0CA8"/>
    <w:rsid w:val="001C179C"/>
    <w:rsid w:val="001C1C96"/>
    <w:rsid w:val="001C1D68"/>
    <w:rsid w:val="001C2442"/>
    <w:rsid w:val="001C2CAA"/>
    <w:rsid w:val="001C38AC"/>
    <w:rsid w:val="001C38DF"/>
    <w:rsid w:val="001C3D97"/>
    <w:rsid w:val="001C418E"/>
    <w:rsid w:val="001C41F0"/>
    <w:rsid w:val="001C4A24"/>
    <w:rsid w:val="001C4D0C"/>
    <w:rsid w:val="001C50D7"/>
    <w:rsid w:val="001C51D9"/>
    <w:rsid w:val="001C5B35"/>
    <w:rsid w:val="001C5D45"/>
    <w:rsid w:val="001C6291"/>
    <w:rsid w:val="001C68A2"/>
    <w:rsid w:val="001C6CBB"/>
    <w:rsid w:val="001C6F24"/>
    <w:rsid w:val="001D07D3"/>
    <w:rsid w:val="001D112E"/>
    <w:rsid w:val="001D1A65"/>
    <w:rsid w:val="001D1B84"/>
    <w:rsid w:val="001D1C09"/>
    <w:rsid w:val="001D252B"/>
    <w:rsid w:val="001D36AE"/>
    <w:rsid w:val="001D3983"/>
    <w:rsid w:val="001D3B15"/>
    <w:rsid w:val="001D3D02"/>
    <w:rsid w:val="001D3E49"/>
    <w:rsid w:val="001D47E6"/>
    <w:rsid w:val="001D5AB8"/>
    <w:rsid w:val="001D6A8D"/>
    <w:rsid w:val="001D6B90"/>
    <w:rsid w:val="001D6CFE"/>
    <w:rsid w:val="001D76D1"/>
    <w:rsid w:val="001D77CF"/>
    <w:rsid w:val="001D7EC0"/>
    <w:rsid w:val="001E063A"/>
    <w:rsid w:val="001E0DC1"/>
    <w:rsid w:val="001E1CA5"/>
    <w:rsid w:val="001E1F32"/>
    <w:rsid w:val="001E2110"/>
    <w:rsid w:val="001E2A35"/>
    <w:rsid w:val="001E2FB7"/>
    <w:rsid w:val="001E36D4"/>
    <w:rsid w:val="001E3D38"/>
    <w:rsid w:val="001E4386"/>
    <w:rsid w:val="001E4C0C"/>
    <w:rsid w:val="001E54B6"/>
    <w:rsid w:val="001E5741"/>
    <w:rsid w:val="001E6715"/>
    <w:rsid w:val="001E6BAF"/>
    <w:rsid w:val="001E6C36"/>
    <w:rsid w:val="001E6DCB"/>
    <w:rsid w:val="001E6E3E"/>
    <w:rsid w:val="001E7955"/>
    <w:rsid w:val="001E7B2F"/>
    <w:rsid w:val="001E7FA7"/>
    <w:rsid w:val="001F030D"/>
    <w:rsid w:val="001F0D90"/>
    <w:rsid w:val="001F10AF"/>
    <w:rsid w:val="001F1D5A"/>
    <w:rsid w:val="001F20FA"/>
    <w:rsid w:val="001F22F8"/>
    <w:rsid w:val="001F27F6"/>
    <w:rsid w:val="001F2A10"/>
    <w:rsid w:val="001F2C1B"/>
    <w:rsid w:val="001F30B4"/>
    <w:rsid w:val="001F33B5"/>
    <w:rsid w:val="001F3B4A"/>
    <w:rsid w:val="001F3C69"/>
    <w:rsid w:val="001F3E11"/>
    <w:rsid w:val="001F41AE"/>
    <w:rsid w:val="001F443C"/>
    <w:rsid w:val="001F4B0B"/>
    <w:rsid w:val="001F4ED0"/>
    <w:rsid w:val="001F5F64"/>
    <w:rsid w:val="001F7C10"/>
    <w:rsid w:val="001F7D34"/>
    <w:rsid w:val="002006A6"/>
    <w:rsid w:val="00201B9C"/>
    <w:rsid w:val="002026CD"/>
    <w:rsid w:val="0020278C"/>
    <w:rsid w:val="0020302B"/>
    <w:rsid w:val="00203371"/>
    <w:rsid w:val="0020355B"/>
    <w:rsid w:val="00203B32"/>
    <w:rsid w:val="00203FE0"/>
    <w:rsid w:val="00204219"/>
    <w:rsid w:val="002042E7"/>
    <w:rsid w:val="0020442D"/>
    <w:rsid w:val="0020446D"/>
    <w:rsid w:val="00204BE7"/>
    <w:rsid w:val="00204C1F"/>
    <w:rsid w:val="002056B2"/>
    <w:rsid w:val="0020618A"/>
    <w:rsid w:val="002064C1"/>
    <w:rsid w:val="0020666D"/>
    <w:rsid w:val="00206B4D"/>
    <w:rsid w:val="0020707B"/>
    <w:rsid w:val="002077AE"/>
    <w:rsid w:val="00210678"/>
    <w:rsid w:val="002109E8"/>
    <w:rsid w:val="00210E58"/>
    <w:rsid w:val="00211411"/>
    <w:rsid w:val="00212785"/>
    <w:rsid w:val="00213169"/>
    <w:rsid w:val="002134F3"/>
    <w:rsid w:val="00213513"/>
    <w:rsid w:val="002142C5"/>
    <w:rsid w:val="00215223"/>
    <w:rsid w:val="0021549D"/>
    <w:rsid w:val="00215654"/>
    <w:rsid w:val="002156C3"/>
    <w:rsid w:val="002168FB"/>
    <w:rsid w:val="00216EE6"/>
    <w:rsid w:val="002174B7"/>
    <w:rsid w:val="00217596"/>
    <w:rsid w:val="002202EA"/>
    <w:rsid w:val="00220756"/>
    <w:rsid w:val="00220769"/>
    <w:rsid w:val="00220EE1"/>
    <w:rsid w:val="00220FA8"/>
    <w:rsid w:val="00221EB0"/>
    <w:rsid w:val="002220B4"/>
    <w:rsid w:val="00222E04"/>
    <w:rsid w:val="0022301C"/>
    <w:rsid w:val="002233CA"/>
    <w:rsid w:val="0022386F"/>
    <w:rsid w:val="002240C7"/>
    <w:rsid w:val="00224770"/>
    <w:rsid w:val="00224794"/>
    <w:rsid w:val="002247F3"/>
    <w:rsid w:val="00224BAF"/>
    <w:rsid w:val="00224C9E"/>
    <w:rsid w:val="002251D6"/>
    <w:rsid w:val="00225509"/>
    <w:rsid w:val="00225535"/>
    <w:rsid w:val="002256FF"/>
    <w:rsid w:val="00225B95"/>
    <w:rsid w:val="00226013"/>
    <w:rsid w:val="00226285"/>
    <w:rsid w:val="00226717"/>
    <w:rsid w:val="00227237"/>
    <w:rsid w:val="0022730F"/>
    <w:rsid w:val="00227CCB"/>
    <w:rsid w:val="00227FA2"/>
    <w:rsid w:val="00230393"/>
    <w:rsid w:val="00232277"/>
    <w:rsid w:val="00232B65"/>
    <w:rsid w:val="00233592"/>
    <w:rsid w:val="0023375F"/>
    <w:rsid w:val="00234C2B"/>
    <w:rsid w:val="00235704"/>
    <w:rsid w:val="00235B9C"/>
    <w:rsid w:val="00236725"/>
    <w:rsid w:val="00236C4A"/>
    <w:rsid w:val="00236D11"/>
    <w:rsid w:val="0024032A"/>
    <w:rsid w:val="0024268B"/>
    <w:rsid w:val="00243218"/>
    <w:rsid w:val="002434DD"/>
    <w:rsid w:val="0024563E"/>
    <w:rsid w:val="00245F88"/>
    <w:rsid w:val="00246125"/>
    <w:rsid w:val="00246131"/>
    <w:rsid w:val="002467AA"/>
    <w:rsid w:val="00246E7E"/>
    <w:rsid w:val="00246F11"/>
    <w:rsid w:val="0024719F"/>
    <w:rsid w:val="00247644"/>
    <w:rsid w:val="0024791E"/>
    <w:rsid w:val="00247EDC"/>
    <w:rsid w:val="00250669"/>
    <w:rsid w:val="002508B9"/>
    <w:rsid w:val="00251C32"/>
    <w:rsid w:val="002522A2"/>
    <w:rsid w:val="0025250A"/>
    <w:rsid w:val="00252B61"/>
    <w:rsid w:val="002533C2"/>
    <w:rsid w:val="0025342A"/>
    <w:rsid w:val="00253553"/>
    <w:rsid w:val="00253AF6"/>
    <w:rsid w:val="002540B0"/>
    <w:rsid w:val="0025413D"/>
    <w:rsid w:val="00254B1C"/>
    <w:rsid w:val="002560C0"/>
    <w:rsid w:val="00256521"/>
    <w:rsid w:val="00256E91"/>
    <w:rsid w:val="002575C2"/>
    <w:rsid w:val="00257E46"/>
    <w:rsid w:val="002602C4"/>
    <w:rsid w:val="002609D1"/>
    <w:rsid w:val="00260F08"/>
    <w:rsid w:val="00261130"/>
    <w:rsid w:val="002618A6"/>
    <w:rsid w:val="00261C4F"/>
    <w:rsid w:val="00261DE7"/>
    <w:rsid w:val="00261E62"/>
    <w:rsid w:val="002624BD"/>
    <w:rsid w:val="002629F1"/>
    <w:rsid w:val="00262B61"/>
    <w:rsid w:val="00262FE6"/>
    <w:rsid w:val="0026350D"/>
    <w:rsid w:val="00263BAA"/>
    <w:rsid w:val="00263BF3"/>
    <w:rsid w:val="00263C50"/>
    <w:rsid w:val="00263D8D"/>
    <w:rsid w:val="002646BB"/>
    <w:rsid w:val="00264976"/>
    <w:rsid w:val="00264C60"/>
    <w:rsid w:val="00264CF5"/>
    <w:rsid w:val="00264D66"/>
    <w:rsid w:val="00264D72"/>
    <w:rsid w:val="002651FD"/>
    <w:rsid w:val="002654A8"/>
    <w:rsid w:val="002659E6"/>
    <w:rsid w:val="00265B37"/>
    <w:rsid w:val="0026650D"/>
    <w:rsid w:val="00266893"/>
    <w:rsid w:val="0026747C"/>
    <w:rsid w:val="00267F23"/>
    <w:rsid w:val="002700D8"/>
    <w:rsid w:val="00270C7A"/>
    <w:rsid w:val="00271F24"/>
    <w:rsid w:val="00271F4B"/>
    <w:rsid w:val="0027305E"/>
    <w:rsid w:val="00273288"/>
    <w:rsid w:val="00273466"/>
    <w:rsid w:val="00274A45"/>
    <w:rsid w:val="00274EC3"/>
    <w:rsid w:val="00275310"/>
    <w:rsid w:val="002757BC"/>
    <w:rsid w:val="00275C8B"/>
    <w:rsid w:val="002761C0"/>
    <w:rsid w:val="002771A2"/>
    <w:rsid w:val="00277F13"/>
    <w:rsid w:val="00280085"/>
    <w:rsid w:val="00280321"/>
    <w:rsid w:val="002807C5"/>
    <w:rsid w:val="00281045"/>
    <w:rsid w:val="00281D99"/>
    <w:rsid w:val="00281FA7"/>
    <w:rsid w:val="0028366F"/>
    <w:rsid w:val="0028385D"/>
    <w:rsid w:val="00283A07"/>
    <w:rsid w:val="00283F75"/>
    <w:rsid w:val="0028403B"/>
    <w:rsid w:val="00284516"/>
    <w:rsid w:val="002855DF"/>
    <w:rsid w:val="002857AD"/>
    <w:rsid w:val="0028671F"/>
    <w:rsid w:val="0028673C"/>
    <w:rsid w:val="00286A0C"/>
    <w:rsid w:val="00290590"/>
    <w:rsid w:val="00290DC6"/>
    <w:rsid w:val="002910FC"/>
    <w:rsid w:val="002926BB"/>
    <w:rsid w:val="00292E2E"/>
    <w:rsid w:val="00293137"/>
    <w:rsid w:val="0029393E"/>
    <w:rsid w:val="00293A9A"/>
    <w:rsid w:val="00293BDE"/>
    <w:rsid w:val="00293E26"/>
    <w:rsid w:val="00294F4D"/>
    <w:rsid w:val="00296052"/>
    <w:rsid w:val="0029660D"/>
    <w:rsid w:val="00296A27"/>
    <w:rsid w:val="00297171"/>
    <w:rsid w:val="0029790A"/>
    <w:rsid w:val="002A0F1C"/>
    <w:rsid w:val="002A1123"/>
    <w:rsid w:val="002A2168"/>
    <w:rsid w:val="002A2AD9"/>
    <w:rsid w:val="002A2AFC"/>
    <w:rsid w:val="002A3689"/>
    <w:rsid w:val="002A3C10"/>
    <w:rsid w:val="002A3EF1"/>
    <w:rsid w:val="002A3F65"/>
    <w:rsid w:val="002A4348"/>
    <w:rsid w:val="002A485E"/>
    <w:rsid w:val="002A50BB"/>
    <w:rsid w:val="002A5A27"/>
    <w:rsid w:val="002A6D8C"/>
    <w:rsid w:val="002A6F5E"/>
    <w:rsid w:val="002A7ABF"/>
    <w:rsid w:val="002A7E83"/>
    <w:rsid w:val="002B02BD"/>
    <w:rsid w:val="002B052F"/>
    <w:rsid w:val="002B05EB"/>
    <w:rsid w:val="002B0E31"/>
    <w:rsid w:val="002B1399"/>
    <w:rsid w:val="002B1840"/>
    <w:rsid w:val="002B23AE"/>
    <w:rsid w:val="002B2E26"/>
    <w:rsid w:val="002B319F"/>
    <w:rsid w:val="002B32B5"/>
    <w:rsid w:val="002B3331"/>
    <w:rsid w:val="002B3715"/>
    <w:rsid w:val="002B3B6E"/>
    <w:rsid w:val="002B470C"/>
    <w:rsid w:val="002B4FC8"/>
    <w:rsid w:val="002B55E1"/>
    <w:rsid w:val="002B5974"/>
    <w:rsid w:val="002B6497"/>
    <w:rsid w:val="002B7904"/>
    <w:rsid w:val="002B7964"/>
    <w:rsid w:val="002C0756"/>
    <w:rsid w:val="002C1407"/>
    <w:rsid w:val="002C2064"/>
    <w:rsid w:val="002C3165"/>
    <w:rsid w:val="002C31B2"/>
    <w:rsid w:val="002C3256"/>
    <w:rsid w:val="002C3403"/>
    <w:rsid w:val="002C4774"/>
    <w:rsid w:val="002C649A"/>
    <w:rsid w:val="002C64BA"/>
    <w:rsid w:val="002C7497"/>
    <w:rsid w:val="002D03EC"/>
    <w:rsid w:val="002D09BA"/>
    <w:rsid w:val="002D0B39"/>
    <w:rsid w:val="002D2095"/>
    <w:rsid w:val="002D28BF"/>
    <w:rsid w:val="002D2E49"/>
    <w:rsid w:val="002D48FF"/>
    <w:rsid w:val="002D516A"/>
    <w:rsid w:val="002D59AF"/>
    <w:rsid w:val="002D665C"/>
    <w:rsid w:val="002D743B"/>
    <w:rsid w:val="002D7802"/>
    <w:rsid w:val="002E08A2"/>
    <w:rsid w:val="002E1645"/>
    <w:rsid w:val="002E1A12"/>
    <w:rsid w:val="002E1E87"/>
    <w:rsid w:val="002E38E6"/>
    <w:rsid w:val="002E3AC2"/>
    <w:rsid w:val="002E3E2D"/>
    <w:rsid w:val="002E49A0"/>
    <w:rsid w:val="002E5645"/>
    <w:rsid w:val="002E636A"/>
    <w:rsid w:val="002E648A"/>
    <w:rsid w:val="002E652C"/>
    <w:rsid w:val="002E7EEA"/>
    <w:rsid w:val="002F0162"/>
    <w:rsid w:val="002F0354"/>
    <w:rsid w:val="002F07B0"/>
    <w:rsid w:val="002F086A"/>
    <w:rsid w:val="002F1601"/>
    <w:rsid w:val="002F19D9"/>
    <w:rsid w:val="002F237D"/>
    <w:rsid w:val="002F28AA"/>
    <w:rsid w:val="002F3095"/>
    <w:rsid w:val="002F35A3"/>
    <w:rsid w:val="002F369E"/>
    <w:rsid w:val="002F3FC0"/>
    <w:rsid w:val="002F4384"/>
    <w:rsid w:val="002F4760"/>
    <w:rsid w:val="002F4A9D"/>
    <w:rsid w:val="002F4CC3"/>
    <w:rsid w:val="002F56D6"/>
    <w:rsid w:val="002F5C09"/>
    <w:rsid w:val="002F6112"/>
    <w:rsid w:val="002F654C"/>
    <w:rsid w:val="002F6B4F"/>
    <w:rsid w:val="002F6CE2"/>
    <w:rsid w:val="002F6E1F"/>
    <w:rsid w:val="002F704E"/>
    <w:rsid w:val="002F70F1"/>
    <w:rsid w:val="002F71EA"/>
    <w:rsid w:val="00300777"/>
    <w:rsid w:val="00300E4C"/>
    <w:rsid w:val="00300F83"/>
    <w:rsid w:val="00301585"/>
    <w:rsid w:val="003016AE"/>
    <w:rsid w:val="00301751"/>
    <w:rsid w:val="0030195B"/>
    <w:rsid w:val="003026D6"/>
    <w:rsid w:val="00302B16"/>
    <w:rsid w:val="003038A7"/>
    <w:rsid w:val="003049B8"/>
    <w:rsid w:val="00304A69"/>
    <w:rsid w:val="00304C5C"/>
    <w:rsid w:val="00304F24"/>
    <w:rsid w:val="00304F73"/>
    <w:rsid w:val="00304FDB"/>
    <w:rsid w:val="00305227"/>
    <w:rsid w:val="00305BD4"/>
    <w:rsid w:val="00305FE4"/>
    <w:rsid w:val="003060DD"/>
    <w:rsid w:val="0030676D"/>
    <w:rsid w:val="00306B7E"/>
    <w:rsid w:val="00307E74"/>
    <w:rsid w:val="00310618"/>
    <w:rsid w:val="0031092C"/>
    <w:rsid w:val="00310C72"/>
    <w:rsid w:val="00310C95"/>
    <w:rsid w:val="003115B2"/>
    <w:rsid w:val="00311760"/>
    <w:rsid w:val="003130B0"/>
    <w:rsid w:val="00313612"/>
    <w:rsid w:val="003137A0"/>
    <w:rsid w:val="00313B0C"/>
    <w:rsid w:val="003143EC"/>
    <w:rsid w:val="00314FDE"/>
    <w:rsid w:val="00316011"/>
    <w:rsid w:val="003161C4"/>
    <w:rsid w:val="0031679D"/>
    <w:rsid w:val="00316C9C"/>
    <w:rsid w:val="00317604"/>
    <w:rsid w:val="0031762C"/>
    <w:rsid w:val="00317B2B"/>
    <w:rsid w:val="00317B3D"/>
    <w:rsid w:val="00320514"/>
    <w:rsid w:val="003205F5"/>
    <w:rsid w:val="0032080D"/>
    <w:rsid w:val="00320D2A"/>
    <w:rsid w:val="0032154E"/>
    <w:rsid w:val="00321C27"/>
    <w:rsid w:val="00321DC2"/>
    <w:rsid w:val="003221C2"/>
    <w:rsid w:val="00322322"/>
    <w:rsid w:val="00322406"/>
    <w:rsid w:val="00322BD6"/>
    <w:rsid w:val="0032316D"/>
    <w:rsid w:val="003233C1"/>
    <w:rsid w:val="003237D1"/>
    <w:rsid w:val="0032412A"/>
    <w:rsid w:val="003241B0"/>
    <w:rsid w:val="003241D9"/>
    <w:rsid w:val="0032420F"/>
    <w:rsid w:val="00324D86"/>
    <w:rsid w:val="00324E3C"/>
    <w:rsid w:val="00325240"/>
    <w:rsid w:val="003253D7"/>
    <w:rsid w:val="00325602"/>
    <w:rsid w:val="003256D3"/>
    <w:rsid w:val="003256E3"/>
    <w:rsid w:val="0032575A"/>
    <w:rsid w:val="00325EBE"/>
    <w:rsid w:val="00326E10"/>
    <w:rsid w:val="00327AC2"/>
    <w:rsid w:val="00327BB0"/>
    <w:rsid w:val="00327C71"/>
    <w:rsid w:val="00327DDF"/>
    <w:rsid w:val="00330129"/>
    <w:rsid w:val="00330DE7"/>
    <w:rsid w:val="0033127E"/>
    <w:rsid w:val="003317C0"/>
    <w:rsid w:val="00331A64"/>
    <w:rsid w:val="003320EF"/>
    <w:rsid w:val="00332977"/>
    <w:rsid w:val="00332C2F"/>
    <w:rsid w:val="00333CA2"/>
    <w:rsid w:val="00333DA0"/>
    <w:rsid w:val="00334160"/>
    <w:rsid w:val="00334666"/>
    <w:rsid w:val="00334FF4"/>
    <w:rsid w:val="003355B1"/>
    <w:rsid w:val="003356A0"/>
    <w:rsid w:val="00335BED"/>
    <w:rsid w:val="003365A0"/>
    <w:rsid w:val="0033662D"/>
    <w:rsid w:val="0033695B"/>
    <w:rsid w:val="00336A79"/>
    <w:rsid w:val="003372BD"/>
    <w:rsid w:val="00337EFB"/>
    <w:rsid w:val="00340992"/>
    <w:rsid w:val="00340AD0"/>
    <w:rsid w:val="0034215B"/>
    <w:rsid w:val="0034272E"/>
    <w:rsid w:val="00342B09"/>
    <w:rsid w:val="00343956"/>
    <w:rsid w:val="003459A0"/>
    <w:rsid w:val="00345B26"/>
    <w:rsid w:val="00345C68"/>
    <w:rsid w:val="00347256"/>
    <w:rsid w:val="003502F0"/>
    <w:rsid w:val="003511EE"/>
    <w:rsid w:val="003515B1"/>
    <w:rsid w:val="00351680"/>
    <w:rsid w:val="00351C4B"/>
    <w:rsid w:val="00352440"/>
    <w:rsid w:val="00353C2D"/>
    <w:rsid w:val="00353C39"/>
    <w:rsid w:val="00353E01"/>
    <w:rsid w:val="003546C7"/>
    <w:rsid w:val="0035494E"/>
    <w:rsid w:val="00354FAD"/>
    <w:rsid w:val="00355384"/>
    <w:rsid w:val="003557F6"/>
    <w:rsid w:val="00355910"/>
    <w:rsid w:val="00355B0D"/>
    <w:rsid w:val="00356315"/>
    <w:rsid w:val="003570F0"/>
    <w:rsid w:val="00357BE4"/>
    <w:rsid w:val="00357E22"/>
    <w:rsid w:val="003604E6"/>
    <w:rsid w:val="003610B8"/>
    <w:rsid w:val="00361409"/>
    <w:rsid w:val="00361637"/>
    <w:rsid w:val="00361924"/>
    <w:rsid w:val="003619DF"/>
    <w:rsid w:val="00361A7A"/>
    <w:rsid w:val="00361D53"/>
    <w:rsid w:val="003632A3"/>
    <w:rsid w:val="003638C6"/>
    <w:rsid w:val="00363F70"/>
    <w:rsid w:val="003640A5"/>
    <w:rsid w:val="0036466A"/>
    <w:rsid w:val="00365A1E"/>
    <w:rsid w:val="00365BA0"/>
    <w:rsid w:val="00365E39"/>
    <w:rsid w:val="00366265"/>
    <w:rsid w:val="0036627C"/>
    <w:rsid w:val="00366E8C"/>
    <w:rsid w:val="003673A8"/>
    <w:rsid w:val="003703B1"/>
    <w:rsid w:val="003703B6"/>
    <w:rsid w:val="0037068A"/>
    <w:rsid w:val="0037098D"/>
    <w:rsid w:val="003709D3"/>
    <w:rsid w:val="00370BA4"/>
    <w:rsid w:val="00371130"/>
    <w:rsid w:val="0037181F"/>
    <w:rsid w:val="0037214B"/>
    <w:rsid w:val="00372EE2"/>
    <w:rsid w:val="00372F3D"/>
    <w:rsid w:val="00373344"/>
    <w:rsid w:val="003733DC"/>
    <w:rsid w:val="003735E8"/>
    <w:rsid w:val="003737E1"/>
    <w:rsid w:val="00373E89"/>
    <w:rsid w:val="00374038"/>
    <w:rsid w:val="00374D8A"/>
    <w:rsid w:val="00374F09"/>
    <w:rsid w:val="0037532D"/>
    <w:rsid w:val="00376013"/>
    <w:rsid w:val="00376424"/>
    <w:rsid w:val="00376926"/>
    <w:rsid w:val="003773EF"/>
    <w:rsid w:val="00377677"/>
    <w:rsid w:val="003804A0"/>
    <w:rsid w:val="00380587"/>
    <w:rsid w:val="00380F0A"/>
    <w:rsid w:val="00381D4E"/>
    <w:rsid w:val="00382B11"/>
    <w:rsid w:val="00383CB1"/>
    <w:rsid w:val="0038413A"/>
    <w:rsid w:val="00384E4A"/>
    <w:rsid w:val="00384E4C"/>
    <w:rsid w:val="003854D8"/>
    <w:rsid w:val="00385565"/>
    <w:rsid w:val="003861E1"/>
    <w:rsid w:val="00386457"/>
    <w:rsid w:val="003865A5"/>
    <w:rsid w:val="003866F8"/>
    <w:rsid w:val="003868DD"/>
    <w:rsid w:val="003872D1"/>
    <w:rsid w:val="00387632"/>
    <w:rsid w:val="00387A48"/>
    <w:rsid w:val="00387BB4"/>
    <w:rsid w:val="003908CA"/>
    <w:rsid w:val="00391208"/>
    <w:rsid w:val="00392C9E"/>
    <w:rsid w:val="00393783"/>
    <w:rsid w:val="00393955"/>
    <w:rsid w:val="00394641"/>
    <w:rsid w:val="00394A75"/>
    <w:rsid w:val="00394BB3"/>
    <w:rsid w:val="00395198"/>
    <w:rsid w:val="00395215"/>
    <w:rsid w:val="00396CB3"/>
    <w:rsid w:val="00397FAC"/>
    <w:rsid w:val="003A0613"/>
    <w:rsid w:val="003A09DF"/>
    <w:rsid w:val="003A0A53"/>
    <w:rsid w:val="003A29C0"/>
    <w:rsid w:val="003A29E9"/>
    <w:rsid w:val="003A2D7B"/>
    <w:rsid w:val="003A4177"/>
    <w:rsid w:val="003A4671"/>
    <w:rsid w:val="003A5536"/>
    <w:rsid w:val="003A56D0"/>
    <w:rsid w:val="003A579D"/>
    <w:rsid w:val="003A5992"/>
    <w:rsid w:val="003A5AD6"/>
    <w:rsid w:val="003A5B29"/>
    <w:rsid w:val="003A60CD"/>
    <w:rsid w:val="003A660B"/>
    <w:rsid w:val="003A6F3D"/>
    <w:rsid w:val="003A703F"/>
    <w:rsid w:val="003A76A2"/>
    <w:rsid w:val="003A7B4E"/>
    <w:rsid w:val="003A7BE4"/>
    <w:rsid w:val="003B02D1"/>
    <w:rsid w:val="003B056C"/>
    <w:rsid w:val="003B06A7"/>
    <w:rsid w:val="003B0863"/>
    <w:rsid w:val="003B12D0"/>
    <w:rsid w:val="003B1634"/>
    <w:rsid w:val="003B1B13"/>
    <w:rsid w:val="003B2C87"/>
    <w:rsid w:val="003B2F7A"/>
    <w:rsid w:val="003B3411"/>
    <w:rsid w:val="003B39CA"/>
    <w:rsid w:val="003B3C77"/>
    <w:rsid w:val="003B4344"/>
    <w:rsid w:val="003B51F8"/>
    <w:rsid w:val="003B5409"/>
    <w:rsid w:val="003B543A"/>
    <w:rsid w:val="003B54E8"/>
    <w:rsid w:val="003B5617"/>
    <w:rsid w:val="003B769D"/>
    <w:rsid w:val="003B772A"/>
    <w:rsid w:val="003B7B27"/>
    <w:rsid w:val="003B7C87"/>
    <w:rsid w:val="003C0068"/>
    <w:rsid w:val="003C07CF"/>
    <w:rsid w:val="003C12B9"/>
    <w:rsid w:val="003C1941"/>
    <w:rsid w:val="003C1E38"/>
    <w:rsid w:val="003C2304"/>
    <w:rsid w:val="003C2A2C"/>
    <w:rsid w:val="003C2B1A"/>
    <w:rsid w:val="003C2BA1"/>
    <w:rsid w:val="003C3C0D"/>
    <w:rsid w:val="003C498C"/>
    <w:rsid w:val="003C4A36"/>
    <w:rsid w:val="003C4EA2"/>
    <w:rsid w:val="003C59FB"/>
    <w:rsid w:val="003C5A73"/>
    <w:rsid w:val="003C5E45"/>
    <w:rsid w:val="003C6294"/>
    <w:rsid w:val="003C646C"/>
    <w:rsid w:val="003C64D2"/>
    <w:rsid w:val="003C6687"/>
    <w:rsid w:val="003C672E"/>
    <w:rsid w:val="003C6EA6"/>
    <w:rsid w:val="003C7106"/>
    <w:rsid w:val="003C7173"/>
    <w:rsid w:val="003C77F4"/>
    <w:rsid w:val="003C79AE"/>
    <w:rsid w:val="003C7CEC"/>
    <w:rsid w:val="003C7E27"/>
    <w:rsid w:val="003C7E42"/>
    <w:rsid w:val="003D00B3"/>
    <w:rsid w:val="003D04CE"/>
    <w:rsid w:val="003D0E53"/>
    <w:rsid w:val="003D19C4"/>
    <w:rsid w:val="003D227F"/>
    <w:rsid w:val="003D2BCE"/>
    <w:rsid w:val="003D350F"/>
    <w:rsid w:val="003D393F"/>
    <w:rsid w:val="003D40FB"/>
    <w:rsid w:val="003D4108"/>
    <w:rsid w:val="003D4445"/>
    <w:rsid w:val="003D7A46"/>
    <w:rsid w:val="003E0C44"/>
    <w:rsid w:val="003E0D32"/>
    <w:rsid w:val="003E0E80"/>
    <w:rsid w:val="003E117C"/>
    <w:rsid w:val="003E12C6"/>
    <w:rsid w:val="003E15EF"/>
    <w:rsid w:val="003E1849"/>
    <w:rsid w:val="003E2749"/>
    <w:rsid w:val="003E2D05"/>
    <w:rsid w:val="003E36E3"/>
    <w:rsid w:val="003E3BAA"/>
    <w:rsid w:val="003E4907"/>
    <w:rsid w:val="003E49B6"/>
    <w:rsid w:val="003E4C8D"/>
    <w:rsid w:val="003E5026"/>
    <w:rsid w:val="003E5089"/>
    <w:rsid w:val="003E5221"/>
    <w:rsid w:val="003E5C0E"/>
    <w:rsid w:val="003E5DA0"/>
    <w:rsid w:val="003E6DA8"/>
    <w:rsid w:val="003E7613"/>
    <w:rsid w:val="003E7F53"/>
    <w:rsid w:val="003F0090"/>
    <w:rsid w:val="003F02BC"/>
    <w:rsid w:val="003F0500"/>
    <w:rsid w:val="003F05B0"/>
    <w:rsid w:val="003F06A7"/>
    <w:rsid w:val="003F06FB"/>
    <w:rsid w:val="003F093B"/>
    <w:rsid w:val="003F0D66"/>
    <w:rsid w:val="003F204B"/>
    <w:rsid w:val="003F263D"/>
    <w:rsid w:val="003F2875"/>
    <w:rsid w:val="003F2EFC"/>
    <w:rsid w:val="003F42C3"/>
    <w:rsid w:val="003F48A4"/>
    <w:rsid w:val="003F62B6"/>
    <w:rsid w:val="003F632B"/>
    <w:rsid w:val="003F7785"/>
    <w:rsid w:val="003F7AA4"/>
    <w:rsid w:val="003F7BFD"/>
    <w:rsid w:val="003F7F68"/>
    <w:rsid w:val="0040010A"/>
    <w:rsid w:val="004010B9"/>
    <w:rsid w:val="00401408"/>
    <w:rsid w:val="0040159F"/>
    <w:rsid w:val="00401974"/>
    <w:rsid w:val="00402965"/>
    <w:rsid w:val="00402EE1"/>
    <w:rsid w:val="00403467"/>
    <w:rsid w:val="00403711"/>
    <w:rsid w:val="00403841"/>
    <w:rsid w:val="00404097"/>
    <w:rsid w:val="0040417F"/>
    <w:rsid w:val="00404608"/>
    <w:rsid w:val="0040478D"/>
    <w:rsid w:val="00405E84"/>
    <w:rsid w:val="00405FC0"/>
    <w:rsid w:val="00407319"/>
    <w:rsid w:val="00407B87"/>
    <w:rsid w:val="004104A9"/>
    <w:rsid w:val="00410B68"/>
    <w:rsid w:val="00410CB5"/>
    <w:rsid w:val="004122ED"/>
    <w:rsid w:val="00412659"/>
    <w:rsid w:val="00412F96"/>
    <w:rsid w:val="004134B3"/>
    <w:rsid w:val="0041392C"/>
    <w:rsid w:val="00414724"/>
    <w:rsid w:val="00414C3E"/>
    <w:rsid w:val="00415584"/>
    <w:rsid w:val="00415B36"/>
    <w:rsid w:val="00415EB8"/>
    <w:rsid w:val="00416471"/>
    <w:rsid w:val="00416742"/>
    <w:rsid w:val="00416DB2"/>
    <w:rsid w:val="00417C14"/>
    <w:rsid w:val="00417CA1"/>
    <w:rsid w:val="004200DC"/>
    <w:rsid w:val="00420DD2"/>
    <w:rsid w:val="00420F33"/>
    <w:rsid w:val="004213AF"/>
    <w:rsid w:val="004225B4"/>
    <w:rsid w:val="00423E49"/>
    <w:rsid w:val="00424374"/>
    <w:rsid w:val="00424CF3"/>
    <w:rsid w:val="004254DF"/>
    <w:rsid w:val="00425E12"/>
    <w:rsid w:val="00426864"/>
    <w:rsid w:val="004269F1"/>
    <w:rsid w:val="0042752F"/>
    <w:rsid w:val="00427D19"/>
    <w:rsid w:val="0043004E"/>
    <w:rsid w:val="004303A3"/>
    <w:rsid w:val="00430A1A"/>
    <w:rsid w:val="00430A3F"/>
    <w:rsid w:val="00430F7B"/>
    <w:rsid w:val="00431727"/>
    <w:rsid w:val="00431CFE"/>
    <w:rsid w:val="00432A42"/>
    <w:rsid w:val="004339E6"/>
    <w:rsid w:val="00433DE7"/>
    <w:rsid w:val="00433F16"/>
    <w:rsid w:val="00434B5A"/>
    <w:rsid w:val="004353EC"/>
    <w:rsid w:val="00435B48"/>
    <w:rsid w:val="00436077"/>
    <w:rsid w:val="004362B8"/>
    <w:rsid w:val="004364A8"/>
    <w:rsid w:val="00436F5A"/>
    <w:rsid w:val="00437353"/>
    <w:rsid w:val="00437878"/>
    <w:rsid w:val="00437C93"/>
    <w:rsid w:val="00437DE9"/>
    <w:rsid w:val="00437DF6"/>
    <w:rsid w:val="0044057F"/>
    <w:rsid w:val="00440827"/>
    <w:rsid w:val="00441F41"/>
    <w:rsid w:val="004447D1"/>
    <w:rsid w:val="0044488C"/>
    <w:rsid w:val="00444EFC"/>
    <w:rsid w:val="00445397"/>
    <w:rsid w:val="0044547E"/>
    <w:rsid w:val="00445CD3"/>
    <w:rsid w:val="00446A16"/>
    <w:rsid w:val="00446CEE"/>
    <w:rsid w:val="00446EC5"/>
    <w:rsid w:val="00447619"/>
    <w:rsid w:val="00447753"/>
    <w:rsid w:val="00447B15"/>
    <w:rsid w:val="00447C54"/>
    <w:rsid w:val="00447CB8"/>
    <w:rsid w:val="00450607"/>
    <w:rsid w:val="0045061B"/>
    <w:rsid w:val="00450CAE"/>
    <w:rsid w:val="00450E59"/>
    <w:rsid w:val="0045144C"/>
    <w:rsid w:val="00451E78"/>
    <w:rsid w:val="004524B6"/>
    <w:rsid w:val="00452745"/>
    <w:rsid w:val="00452C3E"/>
    <w:rsid w:val="004556B0"/>
    <w:rsid w:val="00455715"/>
    <w:rsid w:val="00455A22"/>
    <w:rsid w:val="00455DC4"/>
    <w:rsid w:val="004566B4"/>
    <w:rsid w:val="00456C57"/>
    <w:rsid w:val="00457797"/>
    <w:rsid w:val="004577BA"/>
    <w:rsid w:val="00457B63"/>
    <w:rsid w:val="00460699"/>
    <w:rsid w:val="00461411"/>
    <w:rsid w:val="004623CD"/>
    <w:rsid w:val="004631D7"/>
    <w:rsid w:val="004632D9"/>
    <w:rsid w:val="004633D6"/>
    <w:rsid w:val="0046355E"/>
    <w:rsid w:val="004635D0"/>
    <w:rsid w:val="00463AF7"/>
    <w:rsid w:val="00464AA2"/>
    <w:rsid w:val="00465E91"/>
    <w:rsid w:val="004660C1"/>
    <w:rsid w:val="00466444"/>
    <w:rsid w:val="00470531"/>
    <w:rsid w:val="004707A7"/>
    <w:rsid w:val="00470801"/>
    <w:rsid w:val="00471819"/>
    <w:rsid w:val="004724B6"/>
    <w:rsid w:val="00472876"/>
    <w:rsid w:val="00473605"/>
    <w:rsid w:val="0047360B"/>
    <w:rsid w:val="004736D1"/>
    <w:rsid w:val="00473FDF"/>
    <w:rsid w:val="00474013"/>
    <w:rsid w:val="004741CA"/>
    <w:rsid w:val="00475416"/>
    <w:rsid w:val="00475528"/>
    <w:rsid w:val="0047589A"/>
    <w:rsid w:val="0047597B"/>
    <w:rsid w:val="00475E21"/>
    <w:rsid w:val="00476E8D"/>
    <w:rsid w:val="00477816"/>
    <w:rsid w:val="00477AF9"/>
    <w:rsid w:val="00480572"/>
    <w:rsid w:val="0048147A"/>
    <w:rsid w:val="00481BDF"/>
    <w:rsid w:val="00481EAE"/>
    <w:rsid w:val="00481F36"/>
    <w:rsid w:val="004820AC"/>
    <w:rsid w:val="0048242B"/>
    <w:rsid w:val="004824AB"/>
    <w:rsid w:val="00482813"/>
    <w:rsid w:val="00482D9E"/>
    <w:rsid w:val="00482DA4"/>
    <w:rsid w:val="00483064"/>
    <w:rsid w:val="00483170"/>
    <w:rsid w:val="004843E0"/>
    <w:rsid w:val="00484515"/>
    <w:rsid w:val="00484B77"/>
    <w:rsid w:val="00484DB3"/>
    <w:rsid w:val="004852A8"/>
    <w:rsid w:val="00485A0F"/>
    <w:rsid w:val="00486B27"/>
    <w:rsid w:val="00487910"/>
    <w:rsid w:val="00487AE0"/>
    <w:rsid w:val="00487D48"/>
    <w:rsid w:val="00487ECA"/>
    <w:rsid w:val="004900A2"/>
    <w:rsid w:val="004903BB"/>
    <w:rsid w:val="004904C1"/>
    <w:rsid w:val="00490824"/>
    <w:rsid w:val="004908CF"/>
    <w:rsid w:val="0049093F"/>
    <w:rsid w:val="0049131E"/>
    <w:rsid w:val="004914D6"/>
    <w:rsid w:val="00491900"/>
    <w:rsid w:val="00491C7B"/>
    <w:rsid w:val="004929F0"/>
    <w:rsid w:val="00492C17"/>
    <w:rsid w:val="00493BDA"/>
    <w:rsid w:val="00493CDB"/>
    <w:rsid w:val="00495C43"/>
    <w:rsid w:val="00496150"/>
    <w:rsid w:val="0049672B"/>
    <w:rsid w:val="0049685F"/>
    <w:rsid w:val="00496BC5"/>
    <w:rsid w:val="004975CD"/>
    <w:rsid w:val="004A022E"/>
    <w:rsid w:val="004A08AF"/>
    <w:rsid w:val="004A08D2"/>
    <w:rsid w:val="004A210C"/>
    <w:rsid w:val="004A2618"/>
    <w:rsid w:val="004A280D"/>
    <w:rsid w:val="004A3081"/>
    <w:rsid w:val="004A4A3C"/>
    <w:rsid w:val="004A552C"/>
    <w:rsid w:val="004A58B8"/>
    <w:rsid w:val="004A5AD7"/>
    <w:rsid w:val="004A6549"/>
    <w:rsid w:val="004A684A"/>
    <w:rsid w:val="004A720E"/>
    <w:rsid w:val="004A7887"/>
    <w:rsid w:val="004B0995"/>
    <w:rsid w:val="004B1B08"/>
    <w:rsid w:val="004B271D"/>
    <w:rsid w:val="004B272B"/>
    <w:rsid w:val="004B2B81"/>
    <w:rsid w:val="004B2BD8"/>
    <w:rsid w:val="004B3143"/>
    <w:rsid w:val="004B4CE9"/>
    <w:rsid w:val="004B4FBA"/>
    <w:rsid w:val="004B50CB"/>
    <w:rsid w:val="004B549D"/>
    <w:rsid w:val="004B5D92"/>
    <w:rsid w:val="004B63F7"/>
    <w:rsid w:val="004B6E14"/>
    <w:rsid w:val="004B6E5F"/>
    <w:rsid w:val="004B6ED2"/>
    <w:rsid w:val="004B7000"/>
    <w:rsid w:val="004B7A06"/>
    <w:rsid w:val="004C0073"/>
    <w:rsid w:val="004C02CA"/>
    <w:rsid w:val="004C070A"/>
    <w:rsid w:val="004C07D6"/>
    <w:rsid w:val="004C1033"/>
    <w:rsid w:val="004C1387"/>
    <w:rsid w:val="004C2233"/>
    <w:rsid w:val="004C22A0"/>
    <w:rsid w:val="004C275F"/>
    <w:rsid w:val="004C27DC"/>
    <w:rsid w:val="004C2B9C"/>
    <w:rsid w:val="004C2E5A"/>
    <w:rsid w:val="004C3007"/>
    <w:rsid w:val="004C3936"/>
    <w:rsid w:val="004C45EA"/>
    <w:rsid w:val="004C621A"/>
    <w:rsid w:val="004C7079"/>
    <w:rsid w:val="004C73C8"/>
    <w:rsid w:val="004C7CA7"/>
    <w:rsid w:val="004C7D95"/>
    <w:rsid w:val="004C7FB5"/>
    <w:rsid w:val="004D15A2"/>
    <w:rsid w:val="004D1D29"/>
    <w:rsid w:val="004D207D"/>
    <w:rsid w:val="004D2089"/>
    <w:rsid w:val="004D2464"/>
    <w:rsid w:val="004D2FE5"/>
    <w:rsid w:val="004D36CA"/>
    <w:rsid w:val="004D3A24"/>
    <w:rsid w:val="004D3EF2"/>
    <w:rsid w:val="004D4272"/>
    <w:rsid w:val="004D4E7D"/>
    <w:rsid w:val="004D4F9B"/>
    <w:rsid w:val="004D50CC"/>
    <w:rsid w:val="004D581E"/>
    <w:rsid w:val="004D5A66"/>
    <w:rsid w:val="004D5AA6"/>
    <w:rsid w:val="004D608B"/>
    <w:rsid w:val="004D7549"/>
    <w:rsid w:val="004E065B"/>
    <w:rsid w:val="004E0FA7"/>
    <w:rsid w:val="004E1910"/>
    <w:rsid w:val="004E1AB9"/>
    <w:rsid w:val="004E2506"/>
    <w:rsid w:val="004E268C"/>
    <w:rsid w:val="004E2699"/>
    <w:rsid w:val="004E2C7D"/>
    <w:rsid w:val="004E3011"/>
    <w:rsid w:val="004E3638"/>
    <w:rsid w:val="004E3EDB"/>
    <w:rsid w:val="004E4749"/>
    <w:rsid w:val="004E5483"/>
    <w:rsid w:val="004E6F0A"/>
    <w:rsid w:val="004E724F"/>
    <w:rsid w:val="004E7CFB"/>
    <w:rsid w:val="004F03F0"/>
    <w:rsid w:val="004F06F6"/>
    <w:rsid w:val="004F08B0"/>
    <w:rsid w:val="004F0A72"/>
    <w:rsid w:val="004F2E66"/>
    <w:rsid w:val="004F3AD3"/>
    <w:rsid w:val="004F4423"/>
    <w:rsid w:val="004F46F2"/>
    <w:rsid w:val="004F4CC2"/>
    <w:rsid w:val="004F5427"/>
    <w:rsid w:val="004F671C"/>
    <w:rsid w:val="004F6E38"/>
    <w:rsid w:val="004F7344"/>
    <w:rsid w:val="004F76A1"/>
    <w:rsid w:val="005004CF"/>
    <w:rsid w:val="00500B75"/>
    <w:rsid w:val="00501FF3"/>
    <w:rsid w:val="0050205D"/>
    <w:rsid w:val="005023EA"/>
    <w:rsid w:val="00502F1E"/>
    <w:rsid w:val="005032BE"/>
    <w:rsid w:val="00503561"/>
    <w:rsid w:val="00503B09"/>
    <w:rsid w:val="0050440D"/>
    <w:rsid w:val="00504804"/>
    <w:rsid w:val="00504A3D"/>
    <w:rsid w:val="00505083"/>
    <w:rsid w:val="005055BF"/>
    <w:rsid w:val="00511B57"/>
    <w:rsid w:val="005138F2"/>
    <w:rsid w:val="00513977"/>
    <w:rsid w:val="00513A01"/>
    <w:rsid w:val="00513BED"/>
    <w:rsid w:val="00514923"/>
    <w:rsid w:val="0051574C"/>
    <w:rsid w:val="00515DA2"/>
    <w:rsid w:val="00516322"/>
    <w:rsid w:val="005163B5"/>
    <w:rsid w:val="00516733"/>
    <w:rsid w:val="00516A16"/>
    <w:rsid w:val="00516C63"/>
    <w:rsid w:val="00516EBB"/>
    <w:rsid w:val="00516EBC"/>
    <w:rsid w:val="0051709B"/>
    <w:rsid w:val="005172F3"/>
    <w:rsid w:val="0051755D"/>
    <w:rsid w:val="00521893"/>
    <w:rsid w:val="005218CF"/>
    <w:rsid w:val="005219B8"/>
    <w:rsid w:val="00522232"/>
    <w:rsid w:val="00522C60"/>
    <w:rsid w:val="00522E55"/>
    <w:rsid w:val="00523237"/>
    <w:rsid w:val="0052439F"/>
    <w:rsid w:val="00524A66"/>
    <w:rsid w:val="0052552B"/>
    <w:rsid w:val="005256BF"/>
    <w:rsid w:val="0052578C"/>
    <w:rsid w:val="0052656D"/>
    <w:rsid w:val="0052676E"/>
    <w:rsid w:val="00526CBF"/>
    <w:rsid w:val="00527004"/>
    <w:rsid w:val="00527445"/>
    <w:rsid w:val="00531D9E"/>
    <w:rsid w:val="00532380"/>
    <w:rsid w:val="00532C9D"/>
    <w:rsid w:val="00532E0D"/>
    <w:rsid w:val="00532FE0"/>
    <w:rsid w:val="00533351"/>
    <w:rsid w:val="00533464"/>
    <w:rsid w:val="0053392B"/>
    <w:rsid w:val="00533D8C"/>
    <w:rsid w:val="00533FA0"/>
    <w:rsid w:val="0053472A"/>
    <w:rsid w:val="005349E0"/>
    <w:rsid w:val="00535192"/>
    <w:rsid w:val="00535445"/>
    <w:rsid w:val="005354ED"/>
    <w:rsid w:val="0053584F"/>
    <w:rsid w:val="00535A7D"/>
    <w:rsid w:val="00535AA7"/>
    <w:rsid w:val="00536B4F"/>
    <w:rsid w:val="00536BA3"/>
    <w:rsid w:val="00537553"/>
    <w:rsid w:val="0054060B"/>
    <w:rsid w:val="00541001"/>
    <w:rsid w:val="0054156A"/>
    <w:rsid w:val="00541967"/>
    <w:rsid w:val="0054229E"/>
    <w:rsid w:val="00544F45"/>
    <w:rsid w:val="005450DE"/>
    <w:rsid w:val="0054561E"/>
    <w:rsid w:val="005458B1"/>
    <w:rsid w:val="00545AAB"/>
    <w:rsid w:val="00545C7B"/>
    <w:rsid w:val="00545F63"/>
    <w:rsid w:val="005461C1"/>
    <w:rsid w:val="0054665F"/>
    <w:rsid w:val="00546929"/>
    <w:rsid w:val="00546A6E"/>
    <w:rsid w:val="00546CC5"/>
    <w:rsid w:val="00546D78"/>
    <w:rsid w:val="00546F41"/>
    <w:rsid w:val="005473B3"/>
    <w:rsid w:val="00547484"/>
    <w:rsid w:val="005479C3"/>
    <w:rsid w:val="00547D5C"/>
    <w:rsid w:val="00547E4C"/>
    <w:rsid w:val="005512E6"/>
    <w:rsid w:val="00551C93"/>
    <w:rsid w:val="00551D81"/>
    <w:rsid w:val="00552590"/>
    <w:rsid w:val="0055259B"/>
    <w:rsid w:val="00552C11"/>
    <w:rsid w:val="00552CE8"/>
    <w:rsid w:val="00552FAC"/>
    <w:rsid w:val="00553793"/>
    <w:rsid w:val="00554412"/>
    <w:rsid w:val="005545B7"/>
    <w:rsid w:val="00554A78"/>
    <w:rsid w:val="0055548E"/>
    <w:rsid w:val="005555B0"/>
    <w:rsid w:val="005559BF"/>
    <w:rsid w:val="00555D29"/>
    <w:rsid w:val="0055602D"/>
    <w:rsid w:val="00556077"/>
    <w:rsid w:val="0055681C"/>
    <w:rsid w:val="00557BC4"/>
    <w:rsid w:val="00557F7B"/>
    <w:rsid w:val="00561FF5"/>
    <w:rsid w:val="0056248D"/>
    <w:rsid w:val="005648D2"/>
    <w:rsid w:val="00566D95"/>
    <w:rsid w:val="00566DAB"/>
    <w:rsid w:val="00567993"/>
    <w:rsid w:val="00570A48"/>
    <w:rsid w:val="00571A56"/>
    <w:rsid w:val="005727C2"/>
    <w:rsid w:val="005729F2"/>
    <w:rsid w:val="00572DF0"/>
    <w:rsid w:val="005735CE"/>
    <w:rsid w:val="00573A6F"/>
    <w:rsid w:val="0057411E"/>
    <w:rsid w:val="0057444B"/>
    <w:rsid w:val="0057463E"/>
    <w:rsid w:val="00574BAB"/>
    <w:rsid w:val="005756C9"/>
    <w:rsid w:val="005762BA"/>
    <w:rsid w:val="0057661D"/>
    <w:rsid w:val="00577390"/>
    <w:rsid w:val="00577D3C"/>
    <w:rsid w:val="0058015C"/>
    <w:rsid w:val="005807AB"/>
    <w:rsid w:val="00580CC4"/>
    <w:rsid w:val="0058124B"/>
    <w:rsid w:val="00581644"/>
    <w:rsid w:val="00581B19"/>
    <w:rsid w:val="00581C87"/>
    <w:rsid w:val="00581CCD"/>
    <w:rsid w:val="00582267"/>
    <w:rsid w:val="00582840"/>
    <w:rsid w:val="00582E72"/>
    <w:rsid w:val="005837EF"/>
    <w:rsid w:val="00583EB9"/>
    <w:rsid w:val="005844A7"/>
    <w:rsid w:val="00585BA2"/>
    <w:rsid w:val="00585E63"/>
    <w:rsid w:val="0058620B"/>
    <w:rsid w:val="00586511"/>
    <w:rsid w:val="00586E15"/>
    <w:rsid w:val="00586F7D"/>
    <w:rsid w:val="0058707B"/>
    <w:rsid w:val="0058748A"/>
    <w:rsid w:val="005877B5"/>
    <w:rsid w:val="00590763"/>
    <w:rsid w:val="00590A8B"/>
    <w:rsid w:val="00590AF4"/>
    <w:rsid w:val="005919D3"/>
    <w:rsid w:val="00592224"/>
    <w:rsid w:val="00592365"/>
    <w:rsid w:val="00592D50"/>
    <w:rsid w:val="00592FB6"/>
    <w:rsid w:val="00593761"/>
    <w:rsid w:val="0059384A"/>
    <w:rsid w:val="00594CC8"/>
    <w:rsid w:val="005954F4"/>
    <w:rsid w:val="0059594F"/>
    <w:rsid w:val="00595FBE"/>
    <w:rsid w:val="005966DF"/>
    <w:rsid w:val="005975E5"/>
    <w:rsid w:val="0059790E"/>
    <w:rsid w:val="00597FF8"/>
    <w:rsid w:val="005A0B62"/>
    <w:rsid w:val="005A0C8C"/>
    <w:rsid w:val="005A0FAB"/>
    <w:rsid w:val="005A101C"/>
    <w:rsid w:val="005A1349"/>
    <w:rsid w:val="005A215B"/>
    <w:rsid w:val="005A23E8"/>
    <w:rsid w:val="005A2D2B"/>
    <w:rsid w:val="005A33FC"/>
    <w:rsid w:val="005A3CDF"/>
    <w:rsid w:val="005A415F"/>
    <w:rsid w:val="005A41FE"/>
    <w:rsid w:val="005A533F"/>
    <w:rsid w:val="005A539E"/>
    <w:rsid w:val="005A58A9"/>
    <w:rsid w:val="005A6B8D"/>
    <w:rsid w:val="005A71A3"/>
    <w:rsid w:val="005A7CCF"/>
    <w:rsid w:val="005B0F21"/>
    <w:rsid w:val="005B1616"/>
    <w:rsid w:val="005B172A"/>
    <w:rsid w:val="005B1AA2"/>
    <w:rsid w:val="005B27E7"/>
    <w:rsid w:val="005B2AD5"/>
    <w:rsid w:val="005B2CC0"/>
    <w:rsid w:val="005B33DA"/>
    <w:rsid w:val="005B3A26"/>
    <w:rsid w:val="005B3B15"/>
    <w:rsid w:val="005B4149"/>
    <w:rsid w:val="005B4949"/>
    <w:rsid w:val="005B4BC2"/>
    <w:rsid w:val="005B5614"/>
    <w:rsid w:val="005B5CC2"/>
    <w:rsid w:val="005B6175"/>
    <w:rsid w:val="005B64A9"/>
    <w:rsid w:val="005B6637"/>
    <w:rsid w:val="005B6C91"/>
    <w:rsid w:val="005B788D"/>
    <w:rsid w:val="005B7906"/>
    <w:rsid w:val="005B7D0C"/>
    <w:rsid w:val="005C0ECC"/>
    <w:rsid w:val="005C0F3B"/>
    <w:rsid w:val="005C13E1"/>
    <w:rsid w:val="005C2792"/>
    <w:rsid w:val="005C28D6"/>
    <w:rsid w:val="005C2D1A"/>
    <w:rsid w:val="005C48BE"/>
    <w:rsid w:val="005C4F73"/>
    <w:rsid w:val="005C5215"/>
    <w:rsid w:val="005C590A"/>
    <w:rsid w:val="005C5E40"/>
    <w:rsid w:val="005C6ABD"/>
    <w:rsid w:val="005C7679"/>
    <w:rsid w:val="005C77D5"/>
    <w:rsid w:val="005C7DE4"/>
    <w:rsid w:val="005C7FF7"/>
    <w:rsid w:val="005D0A70"/>
    <w:rsid w:val="005D132B"/>
    <w:rsid w:val="005D24CF"/>
    <w:rsid w:val="005D26B8"/>
    <w:rsid w:val="005D2A86"/>
    <w:rsid w:val="005D2FA9"/>
    <w:rsid w:val="005D36AA"/>
    <w:rsid w:val="005D36E7"/>
    <w:rsid w:val="005D3B54"/>
    <w:rsid w:val="005D3E02"/>
    <w:rsid w:val="005D3FAE"/>
    <w:rsid w:val="005D4170"/>
    <w:rsid w:val="005D465B"/>
    <w:rsid w:val="005D48EB"/>
    <w:rsid w:val="005D58AD"/>
    <w:rsid w:val="005D5960"/>
    <w:rsid w:val="005D5B9A"/>
    <w:rsid w:val="005D5F76"/>
    <w:rsid w:val="005D66C7"/>
    <w:rsid w:val="005D68DF"/>
    <w:rsid w:val="005D69C5"/>
    <w:rsid w:val="005D6A23"/>
    <w:rsid w:val="005D6E1F"/>
    <w:rsid w:val="005D6E21"/>
    <w:rsid w:val="005D719A"/>
    <w:rsid w:val="005D77F7"/>
    <w:rsid w:val="005E00F5"/>
    <w:rsid w:val="005E0450"/>
    <w:rsid w:val="005E0A23"/>
    <w:rsid w:val="005E0AC8"/>
    <w:rsid w:val="005E405C"/>
    <w:rsid w:val="005E4518"/>
    <w:rsid w:val="005E46F6"/>
    <w:rsid w:val="005E4B8C"/>
    <w:rsid w:val="005E59F7"/>
    <w:rsid w:val="005E5AF3"/>
    <w:rsid w:val="005E7188"/>
    <w:rsid w:val="005E763F"/>
    <w:rsid w:val="005E7910"/>
    <w:rsid w:val="005E7A64"/>
    <w:rsid w:val="005F024E"/>
    <w:rsid w:val="005F0DEA"/>
    <w:rsid w:val="005F108B"/>
    <w:rsid w:val="005F1311"/>
    <w:rsid w:val="005F1FDD"/>
    <w:rsid w:val="005F2209"/>
    <w:rsid w:val="005F236A"/>
    <w:rsid w:val="005F2D67"/>
    <w:rsid w:val="005F36AB"/>
    <w:rsid w:val="005F375B"/>
    <w:rsid w:val="005F3B34"/>
    <w:rsid w:val="005F3FA4"/>
    <w:rsid w:val="005F54FF"/>
    <w:rsid w:val="005F59F3"/>
    <w:rsid w:val="005F5BD5"/>
    <w:rsid w:val="005F643B"/>
    <w:rsid w:val="005F6956"/>
    <w:rsid w:val="005F69BC"/>
    <w:rsid w:val="005F6CFC"/>
    <w:rsid w:val="005F7559"/>
    <w:rsid w:val="005F7C15"/>
    <w:rsid w:val="005F7CA2"/>
    <w:rsid w:val="00600238"/>
    <w:rsid w:val="00600479"/>
    <w:rsid w:val="00600CE4"/>
    <w:rsid w:val="006013BB"/>
    <w:rsid w:val="0060156C"/>
    <w:rsid w:val="006018D4"/>
    <w:rsid w:val="00601EE7"/>
    <w:rsid w:val="00603BCA"/>
    <w:rsid w:val="00604A21"/>
    <w:rsid w:val="00604B70"/>
    <w:rsid w:val="00604F28"/>
    <w:rsid w:val="0060511B"/>
    <w:rsid w:val="00605794"/>
    <w:rsid w:val="00605C30"/>
    <w:rsid w:val="00605C73"/>
    <w:rsid w:val="00606287"/>
    <w:rsid w:val="00606FD2"/>
    <w:rsid w:val="00607511"/>
    <w:rsid w:val="006079E9"/>
    <w:rsid w:val="00607A57"/>
    <w:rsid w:val="00607A7F"/>
    <w:rsid w:val="006108C9"/>
    <w:rsid w:val="00610C7C"/>
    <w:rsid w:val="00611610"/>
    <w:rsid w:val="00612495"/>
    <w:rsid w:val="006126EA"/>
    <w:rsid w:val="00612AE4"/>
    <w:rsid w:val="00612CB9"/>
    <w:rsid w:val="00612DC5"/>
    <w:rsid w:val="00612E95"/>
    <w:rsid w:val="00614525"/>
    <w:rsid w:val="00615D9A"/>
    <w:rsid w:val="00615DDF"/>
    <w:rsid w:val="00616031"/>
    <w:rsid w:val="006166CA"/>
    <w:rsid w:val="00616D6E"/>
    <w:rsid w:val="00620188"/>
    <w:rsid w:val="006202BB"/>
    <w:rsid w:val="00620D35"/>
    <w:rsid w:val="00620E13"/>
    <w:rsid w:val="00621697"/>
    <w:rsid w:val="006223F5"/>
    <w:rsid w:val="006227DD"/>
    <w:rsid w:val="006227E5"/>
    <w:rsid w:val="0062442B"/>
    <w:rsid w:val="00624DFF"/>
    <w:rsid w:val="006250A6"/>
    <w:rsid w:val="00625949"/>
    <w:rsid w:val="00625C46"/>
    <w:rsid w:val="0062611C"/>
    <w:rsid w:val="00626FA3"/>
    <w:rsid w:val="00627579"/>
    <w:rsid w:val="00627597"/>
    <w:rsid w:val="006305B6"/>
    <w:rsid w:val="006306D1"/>
    <w:rsid w:val="00630CA1"/>
    <w:rsid w:val="00630E41"/>
    <w:rsid w:val="00632EAA"/>
    <w:rsid w:val="00633337"/>
    <w:rsid w:val="006336BB"/>
    <w:rsid w:val="00633D45"/>
    <w:rsid w:val="006345A3"/>
    <w:rsid w:val="0063462C"/>
    <w:rsid w:val="0063462E"/>
    <w:rsid w:val="00634785"/>
    <w:rsid w:val="006347AF"/>
    <w:rsid w:val="00634C15"/>
    <w:rsid w:val="0063595E"/>
    <w:rsid w:val="00636BF1"/>
    <w:rsid w:val="00636EBA"/>
    <w:rsid w:val="006378A1"/>
    <w:rsid w:val="0064053E"/>
    <w:rsid w:val="006408C5"/>
    <w:rsid w:val="00640F2A"/>
    <w:rsid w:val="00641771"/>
    <w:rsid w:val="00641AEC"/>
    <w:rsid w:val="00641FF4"/>
    <w:rsid w:val="006433D7"/>
    <w:rsid w:val="00643417"/>
    <w:rsid w:val="00643590"/>
    <w:rsid w:val="00644224"/>
    <w:rsid w:val="00644725"/>
    <w:rsid w:val="00645CDB"/>
    <w:rsid w:val="00646A25"/>
    <w:rsid w:val="00647773"/>
    <w:rsid w:val="00650386"/>
    <w:rsid w:val="006503C5"/>
    <w:rsid w:val="00651640"/>
    <w:rsid w:val="006524A2"/>
    <w:rsid w:val="0065250C"/>
    <w:rsid w:val="00652549"/>
    <w:rsid w:val="0065345C"/>
    <w:rsid w:val="00653B07"/>
    <w:rsid w:val="00653D30"/>
    <w:rsid w:val="00654455"/>
    <w:rsid w:val="006544F0"/>
    <w:rsid w:val="00654669"/>
    <w:rsid w:val="006546BB"/>
    <w:rsid w:val="00655870"/>
    <w:rsid w:val="00655D02"/>
    <w:rsid w:val="00656CC9"/>
    <w:rsid w:val="00656F03"/>
    <w:rsid w:val="0066016F"/>
    <w:rsid w:val="006603EA"/>
    <w:rsid w:val="0066048E"/>
    <w:rsid w:val="006610C8"/>
    <w:rsid w:val="0066137F"/>
    <w:rsid w:val="00661C9E"/>
    <w:rsid w:val="00662770"/>
    <w:rsid w:val="00662C84"/>
    <w:rsid w:val="00663B30"/>
    <w:rsid w:val="0066549A"/>
    <w:rsid w:val="006658AB"/>
    <w:rsid w:val="006658E4"/>
    <w:rsid w:val="00665A08"/>
    <w:rsid w:val="0066671B"/>
    <w:rsid w:val="0066701C"/>
    <w:rsid w:val="00667628"/>
    <w:rsid w:val="00670BAC"/>
    <w:rsid w:val="00671012"/>
    <w:rsid w:val="00671197"/>
    <w:rsid w:val="0067197C"/>
    <w:rsid w:val="00671B17"/>
    <w:rsid w:val="00672553"/>
    <w:rsid w:val="006725B9"/>
    <w:rsid w:val="0067304B"/>
    <w:rsid w:val="0067314B"/>
    <w:rsid w:val="0067460D"/>
    <w:rsid w:val="0067553C"/>
    <w:rsid w:val="00676B27"/>
    <w:rsid w:val="00677603"/>
    <w:rsid w:val="00677942"/>
    <w:rsid w:val="00677DB4"/>
    <w:rsid w:val="00680AD9"/>
    <w:rsid w:val="00681DAD"/>
    <w:rsid w:val="00681FE6"/>
    <w:rsid w:val="00683F52"/>
    <w:rsid w:val="00684299"/>
    <w:rsid w:val="00684B76"/>
    <w:rsid w:val="00684DB8"/>
    <w:rsid w:val="006856AA"/>
    <w:rsid w:val="00685877"/>
    <w:rsid w:val="00685E30"/>
    <w:rsid w:val="006863D8"/>
    <w:rsid w:val="00686636"/>
    <w:rsid w:val="006866F0"/>
    <w:rsid w:val="00686CF3"/>
    <w:rsid w:val="006911B7"/>
    <w:rsid w:val="00691C12"/>
    <w:rsid w:val="00692510"/>
    <w:rsid w:val="0069346F"/>
    <w:rsid w:val="006935A1"/>
    <w:rsid w:val="0069493D"/>
    <w:rsid w:val="00696222"/>
    <w:rsid w:val="006963F2"/>
    <w:rsid w:val="00697B90"/>
    <w:rsid w:val="006A0B6B"/>
    <w:rsid w:val="006A125F"/>
    <w:rsid w:val="006A13F1"/>
    <w:rsid w:val="006A15AC"/>
    <w:rsid w:val="006A3004"/>
    <w:rsid w:val="006A3E35"/>
    <w:rsid w:val="006A3E96"/>
    <w:rsid w:val="006A405E"/>
    <w:rsid w:val="006A464D"/>
    <w:rsid w:val="006A63FA"/>
    <w:rsid w:val="006A64C9"/>
    <w:rsid w:val="006A68D0"/>
    <w:rsid w:val="006A77B5"/>
    <w:rsid w:val="006A7D2A"/>
    <w:rsid w:val="006B021C"/>
    <w:rsid w:val="006B026C"/>
    <w:rsid w:val="006B0546"/>
    <w:rsid w:val="006B1323"/>
    <w:rsid w:val="006B13DA"/>
    <w:rsid w:val="006B140E"/>
    <w:rsid w:val="006B2084"/>
    <w:rsid w:val="006B2553"/>
    <w:rsid w:val="006B2711"/>
    <w:rsid w:val="006B2B4A"/>
    <w:rsid w:val="006B2C8F"/>
    <w:rsid w:val="006B3104"/>
    <w:rsid w:val="006B35A2"/>
    <w:rsid w:val="006B43D1"/>
    <w:rsid w:val="006B4B36"/>
    <w:rsid w:val="006B4B3B"/>
    <w:rsid w:val="006B52A7"/>
    <w:rsid w:val="006B65D4"/>
    <w:rsid w:val="006B66CC"/>
    <w:rsid w:val="006B68B6"/>
    <w:rsid w:val="006B700E"/>
    <w:rsid w:val="006B72BA"/>
    <w:rsid w:val="006B78ED"/>
    <w:rsid w:val="006C03AE"/>
    <w:rsid w:val="006C0B3D"/>
    <w:rsid w:val="006C1C06"/>
    <w:rsid w:val="006C1CEE"/>
    <w:rsid w:val="006C3714"/>
    <w:rsid w:val="006C418C"/>
    <w:rsid w:val="006C4510"/>
    <w:rsid w:val="006C49AC"/>
    <w:rsid w:val="006C4DE5"/>
    <w:rsid w:val="006C5259"/>
    <w:rsid w:val="006C5F32"/>
    <w:rsid w:val="006C6E04"/>
    <w:rsid w:val="006D01C5"/>
    <w:rsid w:val="006D02B2"/>
    <w:rsid w:val="006D1AF9"/>
    <w:rsid w:val="006D1DB9"/>
    <w:rsid w:val="006D30B9"/>
    <w:rsid w:val="006D32B3"/>
    <w:rsid w:val="006D45C1"/>
    <w:rsid w:val="006D5342"/>
    <w:rsid w:val="006D5A93"/>
    <w:rsid w:val="006D5F0A"/>
    <w:rsid w:val="006D5FB0"/>
    <w:rsid w:val="006D6E34"/>
    <w:rsid w:val="006D6FFA"/>
    <w:rsid w:val="006D7062"/>
    <w:rsid w:val="006D794A"/>
    <w:rsid w:val="006E0CC6"/>
    <w:rsid w:val="006E1363"/>
    <w:rsid w:val="006E155A"/>
    <w:rsid w:val="006E1985"/>
    <w:rsid w:val="006E19AE"/>
    <w:rsid w:val="006E266C"/>
    <w:rsid w:val="006E2676"/>
    <w:rsid w:val="006E2B57"/>
    <w:rsid w:val="006E2E4F"/>
    <w:rsid w:val="006E307C"/>
    <w:rsid w:val="006E3ADB"/>
    <w:rsid w:val="006E3B65"/>
    <w:rsid w:val="006E41AF"/>
    <w:rsid w:val="006E424D"/>
    <w:rsid w:val="006E4832"/>
    <w:rsid w:val="006E4A05"/>
    <w:rsid w:val="006E4E5C"/>
    <w:rsid w:val="006E51E6"/>
    <w:rsid w:val="006E5702"/>
    <w:rsid w:val="006E5E32"/>
    <w:rsid w:val="006E61AF"/>
    <w:rsid w:val="006E6DCF"/>
    <w:rsid w:val="006E6E26"/>
    <w:rsid w:val="006E700C"/>
    <w:rsid w:val="006E79C8"/>
    <w:rsid w:val="006F1755"/>
    <w:rsid w:val="006F1D9B"/>
    <w:rsid w:val="006F28C9"/>
    <w:rsid w:val="006F38CC"/>
    <w:rsid w:val="006F3B4D"/>
    <w:rsid w:val="006F45E9"/>
    <w:rsid w:val="006F4AEB"/>
    <w:rsid w:val="006F6338"/>
    <w:rsid w:val="006F6573"/>
    <w:rsid w:val="006F66DD"/>
    <w:rsid w:val="006F6851"/>
    <w:rsid w:val="006F7D0F"/>
    <w:rsid w:val="0070065A"/>
    <w:rsid w:val="00700DB2"/>
    <w:rsid w:val="00702278"/>
    <w:rsid w:val="007028A2"/>
    <w:rsid w:val="00702A32"/>
    <w:rsid w:val="00702FC0"/>
    <w:rsid w:val="00703176"/>
    <w:rsid w:val="00705BC6"/>
    <w:rsid w:val="00705D34"/>
    <w:rsid w:val="007065A9"/>
    <w:rsid w:val="0070676C"/>
    <w:rsid w:val="00706D92"/>
    <w:rsid w:val="0070758A"/>
    <w:rsid w:val="007077C2"/>
    <w:rsid w:val="00707A52"/>
    <w:rsid w:val="007103DF"/>
    <w:rsid w:val="00711047"/>
    <w:rsid w:val="00711392"/>
    <w:rsid w:val="00711945"/>
    <w:rsid w:val="007120C3"/>
    <w:rsid w:val="007122D1"/>
    <w:rsid w:val="0071256F"/>
    <w:rsid w:val="00712930"/>
    <w:rsid w:val="00712BAC"/>
    <w:rsid w:val="00712EC7"/>
    <w:rsid w:val="0071374E"/>
    <w:rsid w:val="00713AD8"/>
    <w:rsid w:val="007144B4"/>
    <w:rsid w:val="00714E23"/>
    <w:rsid w:val="00715154"/>
    <w:rsid w:val="007152B4"/>
    <w:rsid w:val="0071532E"/>
    <w:rsid w:val="007156FA"/>
    <w:rsid w:val="0071582F"/>
    <w:rsid w:val="00717139"/>
    <w:rsid w:val="00717500"/>
    <w:rsid w:val="00720212"/>
    <w:rsid w:val="0072040B"/>
    <w:rsid w:val="0072088A"/>
    <w:rsid w:val="0072122F"/>
    <w:rsid w:val="00721358"/>
    <w:rsid w:val="0072169D"/>
    <w:rsid w:val="007219BC"/>
    <w:rsid w:val="007221CE"/>
    <w:rsid w:val="00722434"/>
    <w:rsid w:val="00722BD1"/>
    <w:rsid w:val="00723444"/>
    <w:rsid w:val="00723767"/>
    <w:rsid w:val="00723ADC"/>
    <w:rsid w:val="007240D5"/>
    <w:rsid w:val="00724845"/>
    <w:rsid w:val="007251E4"/>
    <w:rsid w:val="00726313"/>
    <w:rsid w:val="0072782B"/>
    <w:rsid w:val="00727CAF"/>
    <w:rsid w:val="00727D4C"/>
    <w:rsid w:val="00727E22"/>
    <w:rsid w:val="00730A64"/>
    <w:rsid w:val="00730E27"/>
    <w:rsid w:val="00731173"/>
    <w:rsid w:val="00731677"/>
    <w:rsid w:val="00731683"/>
    <w:rsid w:val="0073195D"/>
    <w:rsid w:val="00732182"/>
    <w:rsid w:val="00732BF9"/>
    <w:rsid w:val="00733068"/>
    <w:rsid w:val="00733DD6"/>
    <w:rsid w:val="007343B0"/>
    <w:rsid w:val="00734A9A"/>
    <w:rsid w:val="00734F89"/>
    <w:rsid w:val="00735249"/>
    <w:rsid w:val="0073613D"/>
    <w:rsid w:val="0073761B"/>
    <w:rsid w:val="00737CA9"/>
    <w:rsid w:val="00740488"/>
    <w:rsid w:val="00740B6B"/>
    <w:rsid w:val="007410B6"/>
    <w:rsid w:val="00741106"/>
    <w:rsid w:val="00741671"/>
    <w:rsid w:val="00741DB0"/>
    <w:rsid w:val="00741E90"/>
    <w:rsid w:val="00742099"/>
    <w:rsid w:val="0074291B"/>
    <w:rsid w:val="00742A7D"/>
    <w:rsid w:val="00742AB5"/>
    <w:rsid w:val="00743F5C"/>
    <w:rsid w:val="00743FED"/>
    <w:rsid w:val="0074439A"/>
    <w:rsid w:val="007443F0"/>
    <w:rsid w:val="0074472A"/>
    <w:rsid w:val="007447DB"/>
    <w:rsid w:val="00744D0C"/>
    <w:rsid w:val="0074594C"/>
    <w:rsid w:val="0074767B"/>
    <w:rsid w:val="00747913"/>
    <w:rsid w:val="00747A34"/>
    <w:rsid w:val="00747C1E"/>
    <w:rsid w:val="0075023F"/>
    <w:rsid w:val="007515B2"/>
    <w:rsid w:val="007523BA"/>
    <w:rsid w:val="00753CFF"/>
    <w:rsid w:val="0075410B"/>
    <w:rsid w:val="00754267"/>
    <w:rsid w:val="00754F0A"/>
    <w:rsid w:val="00756471"/>
    <w:rsid w:val="00756A40"/>
    <w:rsid w:val="00756D0E"/>
    <w:rsid w:val="00756E3E"/>
    <w:rsid w:val="0075751A"/>
    <w:rsid w:val="00757EC0"/>
    <w:rsid w:val="0076036A"/>
    <w:rsid w:val="0076074B"/>
    <w:rsid w:val="00760BEE"/>
    <w:rsid w:val="0076110C"/>
    <w:rsid w:val="00762368"/>
    <w:rsid w:val="00762AD9"/>
    <w:rsid w:val="00762FEC"/>
    <w:rsid w:val="0076327E"/>
    <w:rsid w:val="00763396"/>
    <w:rsid w:val="00763BA5"/>
    <w:rsid w:val="00763D4F"/>
    <w:rsid w:val="0076440D"/>
    <w:rsid w:val="007645EE"/>
    <w:rsid w:val="007656FE"/>
    <w:rsid w:val="007657E7"/>
    <w:rsid w:val="00766654"/>
    <w:rsid w:val="007668B6"/>
    <w:rsid w:val="00766C03"/>
    <w:rsid w:val="00766DE2"/>
    <w:rsid w:val="00767437"/>
    <w:rsid w:val="0076799C"/>
    <w:rsid w:val="00767BCE"/>
    <w:rsid w:val="00767E40"/>
    <w:rsid w:val="00767E6C"/>
    <w:rsid w:val="007712E8"/>
    <w:rsid w:val="00771FB3"/>
    <w:rsid w:val="00772209"/>
    <w:rsid w:val="007727E9"/>
    <w:rsid w:val="007733AF"/>
    <w:rsid w:val="00773F2C"/>
    <w:rsid w:val="00774162"/>
    <w:rsid w:val="007747A1"/>
    <w:rsid w:val="007748C3"/>
    <w:rsid w:val="007751A7"/>
    <w:rsid w:val="00775988"/>
    <w:rsid w:val="00775BC4"/>
    <w:rsid w:val="00775D54"/>
    <w:rsid w:val="00776000"/>
    <w:rsid w:val="007771F6"/>
    <w:rsid w:val="007776A7"/>
    <w:rsid w:val="0078022A"/>
    <w:rsid w:val="00780911"/>
    <w:rsid w:val="00780EE3"/>
    <w:rsid w:val="00781234"/>
    <w:rsid w:val="007816DB"/>
    <w:rsid w:val="007818ED"/>
    <w:rsid w:val="00781DAD"/>
    <w:rsid w:val="00782079"/>
    <w:rsid w:val="00782C97"/>
    <w:rsid w:val="00783AB4"/>
    <w:rsid w:val="00784E00"/>
    <w:rsid w:val="00784E07"/>
    <w:rsid w:val="007852DD"/>
    <w:rsid w:val="0078557E"/>
    <w:rsid w:val="007871DE"/>
    <w:rsid w:val="0078739A"/>
    <w:rsid w:val="007873DB"/>
    <w:rsid w:val="00790791"/>
    <w:rsid w:val="00790F56"/>
    <w:rsid w:val="0079124A"/>
    <w:rsid w:val="00791276"/>
    <w:rsid w:val="00791785"/>
    <w:rsid w:val="00791C00"/>
    <w:rsid w:val="00791C28"/>
    <w:rsid w:val="00792319"/>
    <w:rsid w:val="007923F0"/>
    <w:rsid w:val="00793871"/>
    <w:rsid w:val="00793F83"/>
    <w:rsid w:val="007943B5"/>
    <w:rsid w:val="00794445"/>
    <w:rsid w:val="00794694"/>
    <w:rsid w:val="00794806"/>
    <w:rsid w:val="00794A04"/>
    <w:rsid w:val="00794B14"/>
    <w:rsid w:val="00794C87"/>
    <w:rsid w:val="00795077"/>
    <w:rsid w:val="007952A7"/>
    <w:rsid w:val="007956C9"/>
    <w:rsid w:val="00795882"/>
    <w:rsid w:val="00795D08"/>
    <w:rsid w:val="00797421"/>
    <w:rsid w:val="007976FE"/>
    <w:rsid w:val="00797B16"/>
    <w:rsid w:val="007A0309"/>
    <w:rsid w:val="007A16E7"/>
    <w:rsid w:val="007A1A61"/>
    <w:rsid w:val="007A1D56"/>
    <w:rsid w:val="007A2160"/>
    <w:rsid w:val="007A27AC"/>
    <w:rsid w:val="007A2E85"/>
    <w:rsid w:val="007A345A"/>
    <w:rsid w:val="007A4E5D"/>
    <w:rsid w:val="007A5A2C"/>
    <w:rsid w:val="007A6ED6"/>
    <w:rsid w:val="007B00FA"/>
    <w:rsid w:val="007B0633"/>
    <w:rsid w:val="007B0976"/>
    <w:rsid w:val="007B0FF1"/>
    <w:rsid w:val="007B1B9A"/>
    <w:rsid w:val="007B1CAA"/>
    <w:rsid w:val="007B1E3B"/>
    <w:rsid w:val="007B257F"/>
    <w:rsid w:val="007B2CB2"/>
    <w:rsid w:val="007B351B"/>
    <w:rsid w:val="007B3AFB"/>
    <w:rsid w:val="007B44B1"/>
    <w:rsid w:val="007B4A34"/>
    <w:rsid w:val="007B4DC8"/>
    <w:rsid w:val="007B4E4D"/>
    <w:rsid w:val="007B5F3A"/>
    <w:rsid w:val="007B6C9B"/>
    <w:rsid w:val="007B7053"/>
    <w:rsid w:val="007B75FD"/>
    <w:rsid w:val="007B795A"/>
    <w:rsid w:val="007C0867"/>
    <w:rsid w:val="007C0984"/>
    <w:rsid w:val="007C123D"/>
    <w:rsid w:val="007C1266"/>
    <w:rsid w:val="007C1AD6"/>
    <w:rsid w:val="007C1B81"/>
    <w:rsid w:val="007C1BA6"/>
    <w:rsid w:val="007C1D47"/>
    <w:rsid w:val="007C282D"/>
    <w:rsid w:val="007C2E4A"/>
    <w:rsid w:val="007C4E08"/>
    <w:rsid w:val="007C51C8"/>
    <w:rsid w:val="007C66A6"/>
    <w:rsid w:val="007C6788"/>
    <w:rsid w:val="007C7057"/>
    <w:rsid w:val="007C7173"/>
    <w:rsid w:val="007C728F"/>
    <w:rsid w:val="007C7C14"/>
    <w:rsid w:val="007C7FA0"/>
    <w:rsid w:val="007D1845"/>
    <w:rsid w:val="007D29CA"/>
    <w:rsid w:val="007D2F67"/>
    <w:rsid w:val="007D34AB"/>
    <w:rsid w:val="007D3645"/>
    <w:rsid w:val="007D5439"/>
    <w:rsid w:val="007D58B5"/>
    <w:rsid w:val="007D679B"/>
    <w:rsid w:val="007D6E8F"/>
    <w:rsid w:val="007D6EB4"/>
    <w:rsid w:val="007D6FEA"/>
    <w:rsid w:val="007D7AD4"/>
    <w:rsid w:val="007D7C02"/>
    <w:rsid w:val="007D7E67"/>
    <w:rsid w:val="007E0239"/>
    <w:rsid w:val="007E023E"/>
    <w:rsid w:val="007E053F"/>
    <w:rsid w:val="007E07F3"/>
    <w:rsid w:val="007E14C3"/>
    <w:rsid w:val="007E2ECF"/>
    <w:rsid w:val="007E3C53"/>
    <w:rsid w:val="007E4304"/>
    <w:rsid w:val="007E4D3D"/>
    <w:rsid w:val="007E5D68"/>
    <w:rsid w:val="007E5E4A"/>
    <w:rsid w:val="007E7152"/>
    <w:rsid w:val="007E7357"/>
    <w:rsid w:val="007E7468"/>
    <w:rsid w:val="007E7804"/>
    <w:rsid w:val="007E7FD7"/>
    <w:rsid w:val="007F03AC"/>
    <w:rsid w:val="007F1E82"/>
    <w:rsid w:val="007F1EF7"/>
    <w:rsid w:val="007F2563"/>
    <w:rsid w:val="007F2CB7"/>
    <w:rsid w:val="007F34E7"/>
    <w:rsid w:val="007F3805"/>
    <w:rsid w:val="007F4709"/>
    <w:rsid w:val="007F5475"/>
    <w:rsid w:val="007F56F0"/>
    <w:rsid w:val="007F5775"/>
    <w:rsid w:val="007F6445"/>
    <w:rsid w:val="007F66F4"/>
    <w:rsid w:val="007F7187"/>
    <w:rsid w:val="007F724B"/>
    <w:rsid w:val="007F770A"/>
    <w:rsid w:val="007F7E79"/>
    <w:rsid w:val="007F7F1A"/>
    <w:rsid w:val="008001CF"/>
    <w:rsid w:val="008002BD"/>
    <w:rsid w:val="00800AA9"/>
    <w:rsid w:val="0080153C"/>
    <w:rsid w:val="0080254F"/>
    <w:rsid w:val="008028E0"/>
    <w:rsid w:val="0080299C"/>
    <w:rsid w:val="00802AED"/>
    <w:rsid w:val="00802E63"/>
    <w:rsid w:val="008031E4"/>
    <w:rsid w:val="0080334C"/>
    <w:rsid w:val="00803491"/>
    <w:rsid w:val="0080436F"/>
    <w:rsid w:val="00804668"/>
    <w:rsid w:val="00805023"/>
    <w:rsid w:val="0080523E"/>
    <w:rsid w:val="00805258"/>
    <w:rsid w:val="00805830"/>
    <w:rsid w:val="008060BF"/>
    <w:rsid w:val="008065E8"/>
    <w:rsid w:val="00806802"/>
    <w:rsid w:val="00806E26"/>
    <w:rsid w:val="008070A5"/>
    <w:rsid w:val="0080796C"/>
    <w:rsid w:val="008103A3"/>
    <w:rsid w:val="00810431"/>
    <w:rsid w:val="00810F45"/>
    <w:rsid w:val="00810F74"/>
    <w:rsid w:val="00811A84"/>
    <w:rsid w:val="008121D5"/>
    <w:rsid w:val="008125D5"/>
    <w:rsid w:val="00812634"/>
    <w:rsid w:val="00812B16"/>
    <w:rsid w:val="00812BC7"/>
    <w:rsid w:val="00812DDA"/>
    <w:rsid w:val="0081336B"/>
    <w:rsid w:val="00813E06"/>
    <w:rsid w:val="00813E9F"/>
    <w:rsid w:val="008142E2"/>
    <w:rsid w:val="00814C99"/>
    <w:rsid w:val="00815528"/>
    <w:rsid w:val="008161B1"/>
    <w:rsid w:val="00816836"/>
    <w:rsid w:val="00816935"/>
    <w:rsid w:val="00816B66"/>
    <w:rsid w:val="008179CB"/>
    <w:rsid w:val="00817F6F"/>
    <w:rsid w:val="008202AB"/>
    <w:rsid w:val="00820929"/>
    <w:rsid w:val="008209D8"/>
    <w:rsid w:val="00821787"/>
    <w:rsid w:val="00821A4D"/>
    <w:rsid w:val="00821FFB"/>
    <w:rsid w:val="00822E8F"/>
    <w:rsid w:val="00823D32"/>
    <w:rsid w:val="00824287"/>
    <w:rsid w:val="00824F96"/>
    <w:rsid w:val="00825674"/>
    <w:rsid w:val="0082658D"/>
    <w:rsid w:val="00826908"/>
    <w:rsid w:val="00826DBA"/>
    <w:rsid w:val="00826F33"/>
    <w:rsid w:val="00827189"/>
    <w:rsid w:val="008275EA"/>
    <w:rsid w:val="00827670"/>
    <w:rsid w:val="00827C47"/>
    <w:rsid w:val="0083041C"/>
    <w:rsid w:val="00831094"/>
    <w:rsid w:val="0083148A"/>
    <w:rsid w:val="008316F6"/>
    <w:rsid w:val="00831DB6"/>
    <w:rsid w:val="00832011"/>
    <w:rsid w:val="008321C9"/>
    <w:rsid w:val="00832E50"/>
    <w:rsid w:val="00833153"/>
    <w:rsid w:val="008331EE"/>
    <w:rsid w:val="008332B3"/>
    <w:rsid w:val="00833E5E"/>
    <w:rsid w:val="00834CF3"/>
    <w:rsid w:val="00834F18"/>
    <w:rsid w:val="008355FD"/>
    <w:rsid w:val="00836C50"/>
    <w:rsid w:val="0083747F"/>
    <w:rsid w:val="008379D4"/>
    <w:rsid w:val="0084028E"/>
    <w:rsid w:val="0084043C"/>
    <w:rsid w:val="00840921"/>
    <w:rsid w:val="008409F8"/>
    <w:rsid w:val="0084157C"/>
    <w:rsid w:val="00841787"/>
    <w:rsid w:val="008418F0"/>
    <w:rsid w:val="00842259"/>
    <w:rsid w:val="008436DC"/>
    <w:rsid w:val="00843941"/>
    <w:rsid w:val="008440E7"/>
    <w:rsid w:val="0084410D"/>
    <w:rsid w:val="00844DB4"/>
    <w:rsid w:val="00845238"/>
    <w:rsid w:val="008452C4"/>
    <w:rsid w:val="008456CF"/>
    <w:rsid w:val="00845BB5"/>
    <w:rsid w:val="00847DF7"/>
    <w:rsid w:val="00850149"/>
    <w:rsid w:val="008501CC"/>
    <w:rsid w:val="008502DC"/>
    <w:rsid w:val="00850D09"/>
    <w:rsid w:val="00851078"/>
    <w:rsid w:val="00851359"/>
    <w:rsid w:val="008514BC"/>
    <w:rsid w:val="00852021"/>
    <w:rsid w:val="00852673"/>
    <w:rsid w:val="00852B14"/>
    <w:rsid w:val="0085319E"/>
    <w:rsid w:val="008541DC"/>
    <w:rsid w:val="008545D0"/>
    <w:rsid w:val="00854A0A"/>
    <w:rsid w:val="00854F74"/>
    <w:rsid w:val="0085626F"/>
    <w:rsid w:val="0085688E"/>
    <w:rsid w:val="00856F4C"/>
    <w:rsid w:val="008573BA"/>
    <w:rsid w:val="00857600"/>
    <w:rsid w:val="0086073A"/>
    <w:rsid w:val="00860EA6"/>
    <w:rsid w:val="008616BE"/>
    <w:rsid w:val="008619BE"/>
    <w:rsid w:val="00861F4D"/>
    <w:rsid w:val="00863198"/>
    <w:rsid w:val="008636C4"/>
    <w:rsid w:val="00863F8B"/>
    <w:rsid w:val="00865127"/>
    <w:rsid w:val="008656F2"/>
    <w:rsid w:val="008657CC"/>
    <w:rsid w:val="0086697E"/>
    <w:rsid w:val="008672BA"/>
    <w:rsid w:val="00867C80"/>
    <w:rsid w:val="008705AA"/>
    <w:rsid w:val="00870D70"/>
    <w:rsid w:val="00871B9D"/>
    <w:rsid w:val="00871EA2"/>
    <w:rsid w:val="00872DD1"/>
    <w:rsid w:val="00872FEB"/>
    <w:rsid w:val="008734B1"/>
    <w:rsid w:val="00873ECC"/>
    <w:rsid w:val="0087400E"/>
    <w:rsid w:val="008744AC"/>
    <w:rsid w:val="00874600"/>
    <w:rsid w:val="008747F3"/>
    <w:rsid w:val="00874AD1"/>
    <w:rsid w:val="008754E4"/>
    <w:rsid w:val="008756B9"/>
    <w:rsid w:val="008757AA"/>
    <w:rsid w:val="00875DE2"/>
    <w:rsid w:val="0087686E"/>
    <w:rsid w:val="0087749D"/>
    <w:rsid w:val="00880461"/>
    <w:rsid w:val="00881416"/>
    <w:rsid w:val="0088195C"/>
    <w:rsid w:val="008826B4"/>
    <w:rsid w:val="008830F4"/>
    <w:rsid w:val="0088396A"/>
    <w:rsid w:val="0088537A"/>
    <w:rsid w:val="00885A32"/>
    <w:rsid w:val="00885AC7"/>
    <w:rsid w:val="0088638A"/>
    <w:rsid w:val="00886CBA"/>
    <w:rsid w:val="008878C7"/>
    <w:rsid w:val="008878EC"/>
    <w:rsid w:val="00890A68"/>
    <w:rsid w:val="00890ED8"/>
    <w:rsid w:val="00890FB0"/>
    <w:rsid w:val="008918CC"/>
    <w:rsid w:val="0089291A"/>
    <w:rsid w:val="008938B4"/>
    <w:rsid w:val="00893ACA"/>
    <w:rsid w:val="00895537"/>
    <w:rsid w:val="0089588C"/>
    <w:rsid w:val="0089591B"/>
    <w:rsid w:val="00895E6D"/>
    <w:rsid w:val="00895FE9"/>
    <w:rsid w:val="00896591"/>
    <w:rsid w:val="00896F30"/>
    <w:rsid w:val="008971E0"/>
    <w:rsid w:val="008A0EDB"/>
    <w:rsid w:val="008A2D14"/>
    <w:rsid w:val="008A31B9"/>
    <w:rsid w:val="008A384F"/>
    <w:rsid w:val="008A3936"/>
    <w:rsid w:val="008A3E83"/>
    <w:rsid w:val="008A414D"/>
    <w:rsid w:val="008A43C1"/>
    <w:rsid w:val="008A4440"/>
    <w:rsid w:val="008A4EBA"/>
    <w:rsid w:val="008A5540"/>
    <w:rsid w:val="008A6874"/>
    <w:rsid w:val="008A6E3B"/>
    <w:rsid w:val="008A6E50"/>
    <w:rsid w:val="008B2841"/>
    <w:rsid w:val="008B3407"/>
    <w:rsid w:val="008B3773"/>
    <w:rsid w:val="008B3D04"/>
    <w:rsid w:val="008B47CA"/>
    <w:rsid w:val="008B4E86"/>
    <w:rsid w:val="008B5006"/>
    <w:rsid w:val="008B526D"/>
    <w:rsid w:val="008B54E9"/>
    <w:rsid w:val="008B5EF4"/>
    <w:rsid w:val="008B5F63"/>
    <w:rsid w:val="008B61FB"/>
    <w:rsid w:val="008B6C60"/>
    <w:rsid w:val="008B6C95"/>
    <w:rsid w:val="008B6FC7"/>
    <w:rsid w:val="008B7CFD"/>
    <w:rsid w:val="008B7FCF"/>
    <w:rsid w:val="008C007B"/>
    <w:rsid w:val="008C0B9B"/>
    <w:rsid w:val="008C0C07"/>
    <w:rsid w:val="008C0CCF"/>
    <w:rsid w:val="008C0DC9"/>
    <w:rsid w:val="008C10DF"/>
    <w:rsid w:val="008C1B87"/>
    <w:rsid w:val="008C2992"/>
    <w:rsid w:val="008C2BA7"/>
    <w:rsid w:val="008C4301"/>
    <w:rsid w:val="008C501A"/>
    <w:rsid w:val="008C5494"/>
    <w:rsid w:val="008C5CF5"/>
    <w:rsid w:val="008C5E60"/>
    <w:rsid w:val="008C5F72"/>
    <w:rsid w:val="008C6160"/>
    <w:rsid w:val="008C64A6"/>
    <w:rsid w:val="008C65E7"/>
    <w:rsid w:val="008C70DA"/>
    <w:rsid w:val="008C7689"/>
    <w:rsid w:val="008C78DB"/>
    <w:rsid w:val="008C7CBB"/>
    <w:rsid w:val="008D02E8"/>
    <w:rsid w:val="008D06AC"/>
    <w:rsid w:val="008D0970"/>
    <w:rsid w:val="008D0CD2"/>
    <w:rsid w:val="008D152E"/>
    <w:rsid w:val="008D1609"/>
    <w:rsid w:val="008D18EA"/>
    <w:rsid w:val="008D232C"/>
    <w:rsid w:val="008D332B"/>
    <w:rsid w:val="008D34A8"/>
    <w:rsid w:val="008D352A"/>
    <w:rsid w:val="008D4403"/>
    <w:rsid w:val="008D4676"/>
    <w:rsid w:val="008D4E11"/>
    <w:rsid w:val="008D5328"/>
    <w:rsid w:val="008D6035"/>
    <w:rsid w:val="008D63F3"/>
    <w:rsid w:val="008D6974"/>
    <w:rsid w:val="008D72DE"/>
    <w:rsid w:val="008D7C86"/>
    <w:rsid w:val="008E05B9"/>
    <w:rsid w:val="008E0824"/>
    <w:rsid w:val="008E0F1C"/>
    <w:rsid w:val="008E10A0"/>
    <w:rsid w:val="008E28F4"/>
    <w:rsid w:val="008E2D05"/>
    <w:rsid w:val="008E33AE"/>
    <w:rsid w:val="008E3AAF"/>
    <w:rsid w:val="008E4C21"/>
    <w:rsid w:val="008E5895"/>
    <w:rsid w:val="008E5C59"/>
    <w:rsid w:val="008E5D4D"/>
    <w:rsid w:val="008E5F26"/>
    <w:rsid w:val="008E6172"/>
    <w:rsid w:val="008E704B"/>
    <w:rsid w:val="008E708C"/>
    <w:rsid w:val="008E70D3"/>
    <w:rsid w:val="008E7378"/>
    <w:rsid w:val="008E7582"/>
    <w:rsid w:val="008E7799"/>
    <w:rsid w:val="008E7CD6"/>
    <w:rsid w:val="008F08F8"/>
    <w:rsid w:val="008F1320"/>
    <w:rsid w:val="008F13BC"/>
    <w:rsid w:val="008F1B08"/>
    <w:rsid w:val="008F2CB3"/>
    <w:rsid w:val="008F3210"/>
    <w:rsid w:val="008F3807"/>
    <w:rsid w:val="008F3AC8"/>
    <w:rsid w:val="008F413E"/>
    <w:rsid w:val="008F42B5"/>
    <w:rsid w:val="008F452B"/>
    <w:rsid w:val="008F529F"/>
    <w:rsid w:val="008F5304"/>
    <w:rsid w:val="008F5885"/>
    <w:rsid w:val="008F5926"/>
    <w:rsid w:val="008F5BCF"/>
    <w:rsid w:val="008F5FF1"/>
    <w:rsid w:val="008F6D04"/>
    <w:rsid w:val="008F79D0"/>
    <w:rsid w:val="00901928"/>
    <w:rsid w:val="009023EE"/>
    <w:rsid w:val="009026A1"/>
    <w:rsid w:val="0090344C"/>
    <w:rsid w:val="009040FB"/>
    <w:rsid w:val="00904266"/>
    <w:rsid w:val="009048F5"/>
    <w:rsid w:val="0090542D"/>
    <w:rsid w:val="00905D5B"/>
    <w:rsid w:val="009067C9"/>
    <w:rsid w:val="00907843"/>
    <w:rsid w:val="00907A9A"/>
    <w:rsid w:val="00910173"/>
    <w:rsid w:val="0091201A"/>
    <w:rsid w:val="00912ADA"/>
    <w:rsid w:val="00912C1A"/>
    <w:rsid w:val="00912FD8"/>
    <w:rsid w:val="009135F1"/>
    <w:rsid w:val="00913A31"/>
    <w:rsid w:val="00914559"/>
    <w:rsid w:val="009145D7"/>
    <w:rsid w:val="009148D7"/>
    <w:rsid w:val="00914A1A"/>
    <w:rsid w:val="0091506E"/>
    <w:rsid w:val="00915108"/>
    <w:rsid w:val="009161BC"/>
    <w:rsid w:val="00916BE1"/>
    <w:rsid w:val="00917D30"/>
    <w:rsid w:val="00917EED"/>
    <w:rsid w:val="0092180C"/>
    <w:rsid w:val="00921DA5"/>
    <w:rsid w:val="009227FD"/>
    <w:rsid w:val="00922D33"/>
    <w:rsid w:val="0092461E"/>
    <w:rsid w:val="00924B48"/>
    <w:rsid w:val="00924D4E"/>
    <w:rsid w:val="00924F60"/>
    <w:rsid w:val="00924FA2"/>
    <w:rsid w:val="009250F3"/>
    <w:rsid w:val="009257A5"/>
    <w:rsid w:val="009257E5"/>
    <w:rsid w:val="00927885"/>
    <w:rsid w:val="00930AD8"/>
    <w:rsid w:val="00930DA6"/>
    <w:rsid w:val="00932474"/>
    <w:rsid w:val="009333E4"/>
    <w:rsid w:val="009339A5"/>
    <w:rsid w:val="00933ECC"/>
    <w:rsid w:val="00934288"/>
    <w:rsid w:val="00934866"/>
    <w:rsid w:val="00935577"/>
    <w:rsid w:val="00935805"/>
    <w:rsid w:val="00935E07"/>
    <w:rsid w:val="00936084"/>
    <w:rsid w:val="00936ED8"/>
    <w:rsid w:val="009376FC"/>
    <w:rsid w:val="00937E2F"/>
    <w:rsid w:val="00937E54"/>
    <w:rsid w:val="0094005F"/>
    <w:rsid w:val="0094007C"/>
    <w:rsid w:val="009403C4"/>
    <w:rsid w:val="00942E33"/>
    <w:rsid w:val="00943AD9"/>
    <w:rsid w:val="00943CEF"/>
    <w:rsid w:val="00943DB1"/>
    <w:rsid w:val="009451DC"/>
    <w:rsid w:val="009451FA"/>
    <w:rsid w:val="009464E0"/>
    <w:rsid w:val="00946C12"/>
    <w:rsid w:val="00946E12"/>
    <w:rsid w:val="00947897"/>
    <w:rsid w:val="00947BC1"/>
    <w:rsid w:val="0095088A"/>
    <w:rsid w:val="00950920"/>
    <w:rsid w:val="00950E70"/>
    <w:rsid w:val="00951CEE"/>
    <w:rsid w:val="00952FBF"/>
    <w:rsid w:val="009540F3"/>
    <w:rsid w:val="00954E48"/>
    <w:rsid w:val="00954EA4"/>
    <w:rsid w:val="009554F5"/>
    <w:rsid w:val="009555C0"/>
    <w:rsid w:val="009555EA"/>
    <w:rsid w:val="0095613F"/>
    <w:rsid w:val="009567C1"/>
    <w:rsid w:val="009573CE"/>
    <w:rsid w:val="0096044E"/>
    <w:rsid w:val="00960971"/>
    <w:rsid w:val="0096135E"/>
    <w:rsid w:val="00961889"/>
    <w:rsid w:val="00961B87"/>
    <w:rsid w:val="0096216E"/>
    <w:rsid w:val="009637A4"/>
    <w:rsid w:val="0096382A"/>
    <w:rsid w:val="00963A94"/>
    <w:rsid w:val="00964043"/>
    <w:rsid w:val="009647F1"/>
    <w:rsid w:val="00965E78"/>
    <w:rsid w:val="00965F49"/>
    <w:rsid w:val="0096650D"/>
    <w:rsid w:val="009668DB"/>
    <w:rsid w:val="00967621"/>
    <w:rsid w:val="009709FA"/>
    <w:rsid w:val="009713B8"/>
    <w:rsid w:val="00971D83"/>
    <w:rsid w:val="00972257"/>
    <w:rsid w:val="00973A8D"/>
    <w:rsid w:val="00974103"/>
    <w:rsid w:val="00974261"/>
    <w:rsid w:val="00974F1F"/>
    <w:rsid w:val="009750F3"/>
    <w:rsid w:val="009751B6"/>
    <w:rsid w:val="00976058"/>
    <w:rsid w:val="0097607C"/>
    <w:rsid w:val="00976475"/>
    <w:rsid w:val="00976ABC"/>
    <w:rsid w:val="00976B15"/>
    <w:rsid w:val="00976EAB"/>
    <w:rsid w:val="009774C7"/>
    <w:rsid w:val="00977A6C"/>
    <w:rsid w:val="00977D12"/>
    <w:rsid w:val="00980331"/>
    <w:rsid w:val="009806C9"/>
    <w:rsid w:val="00980739"/>
    <w:rsid w:val="00980877"/>
    <w:rsid w:val="00980A11"/>
    <w:rsid w:val="0098129C"/>
    <w:rsid w:val="009820D3"/>
    <w:rsid w:val="00982265"/>
    <w:rsid w:val="00982A69"/>
    <w:rsid w:val="00983C5A"/>
    <w:rsid w:val="00984801"/>
    <w:rsid w:val="009848EE"/>
    <w:rsid w:val="009851FB"/>
    <w:rsid w:val="009854D7"/>
    <w:rsid w:val="00985BE3"/>
    <w:rsid w:val="009861F3"/>
    <w:rsid w:val="00986789"/>
    <w:rsid w:val="00987353"/>
    <w:rsid w:val="00987E57"/>
    <w:rsid w:val="00987E79"/>
    <w:rsid w:val="00990AF9"/>
    <w:rsid w:val="00990E90"/>
    <w:rsid w:val="00991019"/>
    <w:rsid w:val="00991690"/>
    <w:rsid w:val="00991B16"/>
    <w:rsid w:val="0099252B"/>
    <w:rsid w:val="00993B62"/>
    <w:rsid w:val="00993CFA"/>
    <w:rsid w:val="009941F1"/>
    <w:rsid w:val="009943B7"/>
    <w:rsid w:val="00994776"/>
    <w:rsid w:val="00994DB0"/>
    <w:rsid w:val="00995222"/>
    <w:rsid w:val="00995842"/>
    <w:rsid w:val="00995B4F"/>
    <w:rsid w:val="00996237"/>
    <w:rsid w:val="0099632C"/>
    <w:rsid w:val="00996A3F"/>
    <w:rsid w:val="00996BCE"/>
    <w:rsid w:val="00997544"/>
    <w:rsid w:val="009A06AC"/>
    <w:rsid w:val="009A07F3"/>
    <w:rsid w:val="009A1079"/>
    <w:rsid w:val="009A1BBE"/>
    <w:rsid w:val="009A2DEB"/>
    <w:rsid w:val="009A34DD"/>
    <w:rsid w:val="009A3BE4"/>
    <w:rsid w:val="009A3FFC"/>
    <w:rsid w:val="009A46D6"/>
    <w:rsid w:val="009A47F2"/>
    <w:rsid w:val="009A4A93"/>
    <w:rsid w:val="009A4B8E"/>
    <w:rsid w:val="009A59DB"/>
    <w:rsid w:val="009A5AA1"/>
    <w:rsid w:val="009A5DAE"/>
    <w:rsid w:val="009A5E69"/>
    <w:rsid w:val="009A6A26"/>
    <w:rsid w:val="009A7ED2"/>
    <w:rsid w:val="009B04AD"/>
    <w:rsid w:val="009B0559"/>
    <w:rsid w:val="009B0B12"/>
    <w:rsid w:val="009B0B65"/>
    <w:rsid w:val="009B0C11"/>
    <w:rsid w:val="009B0DE5"/>
    <w:rsid w:val="009B0FAB"/>
    <w:rsid w:val="009B1478"/>
    <w:rsid w:val="009B177A"/>
    <w:rsid w:val="009B2619"/>
    <w:rsid w:val="009B26F5"/>
    <w:rsid w:val="009B2840"/>
    <w:rsid w:val="009B2F5E"/>
    <w:rsid w:val="009B2FE4"/>
    <w:rsid w:val="009B3006"/>
    <w:rsid w:val="009B3233"/>
    <w:rsid w:val="009B3763"/>
    <w:rsid w:val="009B3A89"/>
    <w:rsid w:val="009B3F5F"/>
    <w:rsid w:val="009B403D"/>
    <w:rsid w:val="009B439A"/>
    <w:rsid w:val="009B4E96"/>
    <w:rsid w:val="009B4F04"/>
    <w:rsid w:val="009B533F"/>
    <w:rsid w:val="009B5C14"/>
    <w:rsid w:val="009B653F"/>
    <w:rsid w:val="009B707A"/>
    <w:rsid w:val="009C0019"/>
    <w:rsid w:val="009C0364"/>
    <w:rsid w:val="009C163D"/>
    <w:rsid w:val="009C23FD"/>
    <w:rsid w:val="009C2A7E"/>
    <w:rsid w:val="009C2BB3"/>
    <w:rsid w:val="009C3912"/>
    <w:rsid w:val="009C3959"/>
    <w:rsid w:val="009C3B27"/>
    <w:rsid w:val="009C3E39"/>
    <w:rsid w:val="009C5A8E"/>
    <w:rsid w:val="009C5DC7"/>
    <w:rsid w:val="009C6851"/>
    <w:rsid w:val="009C725E"/>
    <w:rsid w:val="009C74CC"/>
    <w:rsid w:val="009C7582"/>
    <w:rsid w:val="009C7925"/>
    <w:rsid w:val="009D00D2"/>
    <w:rsid w:val="009D020F"/>
    <w:rsid w:val="009D08B8"/>
    <w:rsid w:val="009D1434"/>
    <w:rsid w:val="009D1AF6"/>
    <w:rsid w:val="009D1F55"/>
    <w:rsid w:val="009D2800"/>
    <w:rsid w:val="009D6419"/>
    <w:rsid w:val="009D647E"/>
    <w:rsid w:val="009D67AE"/>
    <w:rsid w:val="009D7068"/>
    <w:rsid w:val="009D7197"/>
    <w:rsid w:val="009D763F"/>
    <w:rsid w:val="009D769B"/>
    <w:rsid w:val="009D7C1E"/>
    <w:rsid w:val="009D7F7F"/>
    <w:rsid w:val="009E0B79"/>
    <w:rsid w:val="009E10B2"/>
    <w:rsid w:val="009E1E10"/>
    <w:rsid w:val="009E1EBF"/>
    <w:rsid w:val="009E30D2"/>
    <w:rsid w:val="009E3A1F"/>
    <w:rsid w:val="009E3FEF"/>
    <w:rsid w:val="009E4BF1"/>
    <w:rsid w:val="009E5025"/>
    <w:rsid w:val="009E5CFA"/>
    <w:rsid w:val="009E5F3C"/>
    <w:rsid w:val="009E6072"/>
    <w:rsid w:val="009E654B"/>
    <w:rsid w:val="009E7253"/>
    <w:rsid w:val="009E754F"/>
    <w:rsid w:val="009F0707"/>
    <w:rsid w:val="009F0A07"/>
    <w:rsid w:val="009F1665"/>
    <w:rsid w:val="009F1BFC"/>
    <w:rsid w:val="009F2886"/>
    <w:rsid w:val="009F2A86"/>
    <w:rsid w:val="009F2FE9"/>
    <w:rsid w:val="009F338C"/>
    <w:rsid w:val="009F3433"/>
    <w:rsid w:val="009F3B68"/>
    <w:rsid w:val="009F4DDD"/>
    <w:rsid w:val="009F54BF"/>
    <w:rsid w:val="009F5561"/>
    <w:rsid w:val="009F5902"/>
    <w:rsid w:val="009F5952"/>
    <w:rsid w:val="009F5F77"/>
    <w:rsid w:val="009F645D"/>
    <w:rsid w:val="009F6742"/>
    <w:rsid w:val="009F67BC"/>
    <w:rsid w:val="009F6B6E"/>
    <w:rsid w:val="009F7456"/>
    <w:rsid w:val="009F7BB8"/>
    <w:rsid w:val="00A00008"/>
    <w:rsid w:val="00A00268"/>
    <w:rsid w:val="00A002E2"/>
    <w:rsid w:val="00A00640"/>
    <w:rsid w:val="00A012DF"/>
    <w:rsid w:val="00A01971"/>
    <w:rsid w:val="00A01C9B"/>
    <w:rsid w:val="00A0254A"/>
    <w:rsid w:val="00A02EB0"/>
    <w:rsid w:val="00A03974"/>
    <w:rsid w:val="00A03F97"/>
    <w:rsid w:val="00A0408D"/>
    <w:rsid w:val="00A04152"/>
    <w:rsid w:val="00A0587F"/>
    <w:rsid w:val="00A06E4B"/>
    <w:rsid w:val="00A06EBB"/>
    <w:rsid w:val="00A07006"/>
    <w:rsid w:val="00A10DE3"/>
    <w:rsid w:val="00A112C3"/>
    <w:rsid w:val="00A117DF"/>
    <w:rsid w:val="00A11BDD"/>
    <w:rsid w:val="00A122BA"/>
    <w:rsid w:val="00A12ADD"/>
    <w:rsid w:val="00A12DB7"/>
    <w:rsid w:val="00A12FF3"/>
    <w:rsid w:val="00A13695"/>
    <w:rsid w:val="00A140D3"/>
    <w:rsid w:val="00A1473D"/>
    <w:rsid w:val="00A14834"/>
    <w:rsid w:val="00A156A0"/>
    <w:rsid w:val="00A15A74"/>
    <w:rsid w:val="00A163A5"/>
    <w:rsid w:val="00A204C4"/>
    <w:rsid w:val="00A20F1C"/>
    <w:rsid w:val="00A2129E"/>
    <w:rsid w:val="00A21D1D"/>
    <w:rsid w:val="00A222D7"/>
    <w:rsid w:val="00A225B9"/>
    <w:rsid w:val="00A228B0"/>
    <w:rsid w:val="00A22FAA"/>
    <w:rsid w:val="00A2308F"/>
    <w:rsid w:val="00A23659"/>
    <w:rsid w:val="00A23687"/>
    <w:rsid w:val="00A236D3"/>
    <w:rsid w:val="00A23A7C"/>
    <w:rsid w:val="00A24198"/>
    <w:rsid w:val="00A2512F"/>
    <w:rsid w:val="00A25A7D"/>
    <w:rsid w:val="00A25D6D"/>
    <w:rsid w:val="00A26E40"/>
    <w:rsid w:val="00A26EF5"/>
    <w:rsid w:val="00A27357"/>
    <w:rsid w:val="00A274C7"/>
    <w:rsid w:val="00A275D2"/>
    <w:rsid w:val="00A27981"/>
    <w:rsid w:val="00A27BF5"/>
    <w:rsid w:val="00A30282"/>
    <w:rsid w:val="00A31387"/>
    <w:rsid w:val="00A3214D"/>
    <w:rsid w:val="00A327E9"/>
    <w:rsid w:val="00A33344"/>
    <w:rsid w:val="00A333AF"/>
    <w:rsid w:val="00A33513"/>
    <w:rsid w:val="00A35931"/>
    <w:rsid w:val="00A36D42"/>
    <w:rsid w:val="00A37826"/>
    <w:rsid w:val="00A409E7"/>
    <w:rsid w:val="00A41047"/>
    <w:rsid w:val="00A411F5"/>
    <w:rsid w:val="00A412E4"/>
    <w:rsid w:val="00A4150E"/>
    <w:rsid w:val="00A41C33"/>
    <w:rsid w:val="00A41EC9"/>
    <w:rsid w:val="00A4256F"/>
    <w:rsid w:val="00A42728"/>
    <w:rsid w:val="00A428ED"/>
    <w:rsid w:val="00A43009"/>
    <w:rsid w:val="00A43CE8"/>
    <w:rsid w:val="00A444A2"/>
    <w:rsid w:val="00A44B16"/>
    <w:rsid w:val="00A4511E"/>
    <w:rsid w:val="00A451E0"/>
    <w:rsid w:val="00A46129"/>
    <w:rsid w:val="00A4677E"/>
    <w:rsid w:val="00A47160"/>
    <w:rsid w:val="00A47544"/>
    <w:rsid w:val="00A4778F"/>
    <w:rsid w:val="00A47ABF"/>
    <w:rsid w:val="00A50D35"/>
    <w:rsid w:val="00A51171"/>
    <w:rsid w:val="00A51AF4"/>
    <w:rsid w:val="00A51AF7"/>
    <w:rsid w:val="00A52B33"/>
    <w:rsid w:val="00A52DAC"/>
    <w:rsid w:val="00A5351D"/>
    <w:rsid w:val="00A53649"/>
    <w:rsid w:val="00A541B8"/>
    <w:rsid w:val="00A54486"/>
    <w:rsid w:val="00A54A74"/>
    <w:rsid w:val="00A5549B"/>
    <w:rsid w:val="00A55920"/>
    <w:rsid w:val="00A55C43"/>
    <w:rsid w:val="00A560DC"/>
    <w:rsid w:val="00A562DD"/>
    <w:rsid w:val="00A56B23"/>
    <w:rsid w:val="00A5769F"/>
    <w:rsid w:val="00A57798"/>
    <w:rsid w:val="00A579F4"/>
    <w:rsid w:val="00A57CD2"/>
    <w:rsid w:val="00A57D59"/>
    <w:rsid w:val="00A601A8"/>
    <w:rsid w:val="00A60392"/>
    <w:rsid w:val="00A60D8B"/>
    <w:rsid w:val="00A61600"/>
    <w:rsid w:val="00A63AC8"/>
    <w:rsid w:val="00A64110"/>
    <w:rsid w:val="00A64469"/>
    <w:rsid w:val="00A651ED"/>
    <w:rsid w:val="00A656D2"/>
    <w:rsid w:val="00A65AE1"/>
    <w:rsid w:val="00A65B68"/>
    <w:rsid w:val="00A65F32"/>
    <w:rsid w:val="00A66C63"/>
    <w:rsid w:val="00A66C88"/>
    <w:rsid w:val="00A67628"/>
    <w:rsid w:val="00A704BF"/>
    <w:rsid w:val="00A70900"/>
    <w:rsid w:val="00A71C1D"/>
    <w:rsid w:val="00A71DAC"/>
    <w:rsid w:val="00A72943"/>
    <w:rsid w:val="00A7448F"/>
    <w:rsid w:val="00A74529"/>
    <w:rsid w:val="00A74D1D"/>
    <w:rsid w:val="00A75151"/>
    <w:rsid w:val="00A75A46"/>
    <w:rsid w:val="00A7658D"/>
    <w:rsid w:val="00A767EC"/>
    <w:rsid w:val="00A76B18"/>
    <w:rsid w:val="00A770B2"/>
    <w:rsid w:val="00A77183"/>
    <w:rsid w:val="00A7728B"/>
    <w:rsid w:val="00A7740F"/>
    <w:rsid w:val="00A7749C"/>
    <w:rsid w:val="00A80A8A"/>
    <w:rsid w:val="00A80DC2"/>
    <w:rsid w:val="00A81516"/>
    <w:rsid w:val="00A81AA4"/>
    <w:rsid w:val="00A82FEB"/>
    <w:rsid w:val="00A83286"/>
    <w:rsid w:val="00A83293"/>
    <w:rsid w:val="00A83E9D"/>
    <w:rsid w:val="00A83F79"/>
    <w:rsid w:val="00A84E1F"/>
    <w:rsid w:val="00A84FAB"/>
    <w:rsid w:val="00A84FF8"/>
    <w:rsid w:val="00A8556F"/>
    <w:rsid w:val="00A85690"/>
    <w:rsid w:val="00A85968"/>
    <w:rsid w:val="00A85AE6"/>
    <w:rsid w:val="00A861E5"/>
    <w:rsid w:val="00A8669A"/>
    <w:rsid w:val="00A875EF"/>
    <w:rsid w:val="00A91326"/>
    <w:rsid w:val="00A91631"/>
    <w:rsid w:val="00A91BE3"/>
    <w:rsid w:val="00A91EBF"/>
    <w:rsid w:val="00A93AAC"/>
    <w:rsid w:val="00A94A28"/>
    <w:rsid w:val="00A95022"/>
    <w:rsid w:val="00A95CAB"/>
    <w:rsid w:val="00A96B1C"/>
    <w:rsid w:val="00A96C47"/>
    <w:rsid w:val="00A96F59"/>
    <w:rsid w:val="00A97E39"/>
    <w:rsid w:val="00A97E73"/>
    <w:rsid w:val="00AA012A"/>
    <w:rsid w:val="00AA03B7"/>
    <w:rsid w:val="00AA1787"/>
    <w:rsid w:val="00AA2022"/>
    <w:rsid w:val="00AA2188"/>
    <w:rsid w:val="00AA3198"/>
    <w:rsid w:val="00AA348D"/>
    <w:rsid w:val="00AA40D5"/>
    <w:rsid w:val="00AA41A2"/>
    <w:rsid w:val="00AA4FD0"/>
    <w:rsid w:val="00AA505D"/>
    <w:rsid w:val="00AA5301"/>
    <w:rsid w:val="00AA5635"/>
    <w:rsid w:val="00AA5B54"/>
    <w:rsid w:val="00AA5BF4"/>
    <w:rsid w:val="00AA6F03"/>
    <w:rsid w:val="00AB0147"/>
    <w:rsid w:val="00AB03CD"/>
    <w:rsid w:val="00AB071C"/>
    <w:rsid w:val="00AB0BFA"/>
    <w:rsid w:val="00AB15E0"/>
    <w:rsid w:val="00AB1661"/>
    <w:rsid w:val="00AB1E3C"/>
    <w:rsid w:val="00AB3B36"/>
    <w:rsid w:val="00AB3C8B"/>
    <w:rsid w:val="00AB3E7F"/>
    <w:rsid w:val="00AB4132"/>
    <w:rsid w:val="00AB43F6"/>
    <w:rsid w:val="00AB4596"/>
    <w:rsid w:val="00AB486C"/>
    <w:rsid w:val="00AB5051"/>
    <w:rsid w:val="00AB528B"/>
    <w:rsid w:val="00AB5487"/>
    <w:rsid w:val="00AB59C4"/>
    <w:rsid w:val="00AB5C0B"/>
    <w:rsid w:val="00AB66CF"/>
    <w:rsid w:val="00AB6DC9"/>
    <w:rsid w:val="00AB78E6"/>
    <w:rsid w:val="00AB7977"/>
    <w:rsid w:val="00AC1080"/>
    <w:rsid w:val="00AC1921"/>
    <w:rsid w:val="00AC1B4A"/>
    <w:rsid w:val="00AC1E54"/>
    <w:rsid w:val="00AC205F"/>
    <w:rsid w:val="00AC211C"/>
    <w:rsid w:val="00AC28E4"/>
    <w:rsid w:val="00AC290E"/>
    <w:rsid w:val="00AC3215"/>
    <w:rsid w:val="00AC34F5"/>
    <w:rsid w:val="00AC4478"/>
    <w:rsid w:val="00AC4EDA"/>
    <w:rsid w:val="00AC55F5"/>
    <w:rsid w:val="00AC570E"/>
    <w:rsid w:val="00AC5D72"/>
    <w:rsid w:val="00AC63B3"/>
    <w:rsid w:val="00AC7B55"/>
    <w:rsid w:val="00AD0168"/>
    <w:rsid w:val="00AD0410"/>
    <w:rsid w:val="00AD0754"/>
    <w:rsid w:val="00AD0D5A"/>
    <w:rsid w:val="00AD0E95"/>
    <w:rsid w:val="00AD1068"/>
    <w:rsid w:val="00AD23CD"/>
    <w:rsid w:val="00AD3D28"/>
    <w:rsid w:val="00AD4F7F"/>
    <w:rsid w:val="00AD50FC"/>
    <w:rsid w:val="00AD65C4"/>
    <w:rsid w:val="00AD6C4A"/>
    <w:rsid w:val="00AD751D"/>
    <w:rsid w:val="00AE0675"/>
    <w:rsid w:val="00AE12EC"/>
    <w:rsid w:val="00AE14E1"/>
    <w:rsid w:val="00AE1C49"/>
    <w:rsid w:val="00AE3154"/>
    <w:rsid w:val="00AE4168"/>
    <w:rsid w:val="00AE44DE"/>
    <w:rsid w:val="00AE46A4"/>
    <w:rsid w:val="00AE50E9"/>
    <w:rsid w:val="00AE53B8"/>
    <w:rsid w:val="00AE5888"/>
    <w:rsid w:val="00AE5DBE"/>
    <w:rsid w:val="00AE67A6"/>
    <w:rsid w:val="00AE6A22"/>
    <w:rsid w:val="00AE7476"/>
    <w:rsid w:val="00AE7E72"/>
    <w:rsid w:val="00AF0115"/>
    <w:rsid w:val="00AF0165"/>
    <w:rsid w:val="00AF045B"/>
    <w:rsid w:val="00AF04D3"/>
    <w:rsid w:val="00AF0E87"/>
    <w:rsid w:val="00AF113C"/>
    <w:rsid w:val="00AF1F02"/>
    <w:rsid w:val="00AF277F"/>
    <w:rsid w:val="00AF2A13"/>
    <w:rsid w:val="00AF2B52"/>
    <w:rsid w:val="00AF2CC8"/>
    <w:rsid w:val="00AF3000"/>
    <w:rsid w:val="00AF3208"/>
    <w:rsid w:val="00AF3D99"/>
    <w:rsid w:val="00AF3F6C"/>
    <w:rsid w:val="00AF40E5"/>
    <w:rsid w:val="00AF43AE"/>
    <w:rsid w:val="00AF4744"/>
    <w:rsid w:val="00AF489A"/>
    <w:rsid w:val="00AF4C18"/>
    <w:rsid w:val="00AF4E2F"/>
    <w:rsid w:val="00AF5238"/>
    <w:rsid w:val="00AF57FE"/>
    <w:rsid w:val="00AF6556"/>
    <w:rsid w:val="00AF6988"/>
    <w:rsid w:val="00AF6E51"/>
    <w:rsid w:val="00AF72FA"/>
    <w:rsid w:val="00AF75C4"/>
    <w:rsid w:val="00AF794E"/>
    <w:rsid w:val="00B000A8"/>
    <w:rsid w:val="00B032E0"/>
    <w:rsid w:val="00B04C25"/>
    <w:rsid w:val="00B062CB"/>
    <w:rsid w:val="00B06B4B"/>
    <w:rsid w:val="00B06D5E"/>
    <w:rsid w:val="00B0778E"/>
    <w:rsid w:val="00B1067F"/>
    <w:rsid w:val="00B109B9"/>
    <w:rsid w:val="00B11E4A"/>
    <w:rsid w:val="00B12404"/>
    <w:rsid w:val="00B124B6"/>
    <w:rsid w:val="00B1256D"/>
    <w:rsid w:val="00B12765"/>
    <w:rsid w:val="00B129CA"/>
    <w:rsid w:val="00B1312E"/>
    <w:rsid w:val="00B13BDD"/>
    <w:rsid w:val="00B13D4E"/>
    <w:rsid w:val="00B146BE"/>
    <w:rsid w:val="00B160F6"/>
    <w:rsid w:val="00B1746C"/>
    <w:rsid w:val="00B17B4E"/>
    <w:rsid w:val="00B17ED8"/>
    <w:rsid w:val="00B20FEF"/>
    <w:rsid w:val="00B20FFB"/>
    <w:rsid w:val="00B21064"/>
    <w:rsid w:val="00B213CF"/>
    <w:rsid w:val="00B21BFD"/>
    <w:rsid w:val="00B2251D"/>
    <w:rsid w:val="00B23434"/>
    <w:rsid w:val="00B23519"/>
    <w:rsid w:val="00B24556"/>
    <w:rsid w:val="00B24967"/>
    <w:rsid w:val="00B2523B"/>
    <w:rsid w:val="00B25AB6"/>
    <w:rsid w:val="00B25EFB"/>
    <w:rsid w:val="00B2602A"/>
    <w:rsid w:val="00B264F0"/>
    <w:rsid w:val="00B275D3"/>
    <w:rsid w:val="00B3042F"/>
    <w:rsid w:val="00B30492"/>
    <w:rsid w:val="00B3082B"/>
    <w:rsid w:val="00B3086A"/>
    <w:rsid w:val="00B30CC5"/>
    <w:rsid w:val="00B3114B"/>
    <w:rsid w:val="00B31376"/>
    <w:rsid w:val="00B3140E"/>
    <w:rsid w:val="00B31615"/>
    <w:rsid w:val="00B318AE"/>
    <w:rsid w:val="00B319E5"/>
    <w:rsid w:val="00B31B25"/>
    <w:rsid w:val="00B31F0F"/>
    <w:rsid w:val="00B32529"/>
    <w:rsid w:val="00B329CF"/>
    <w:rsid w:val="00B33673"/>
    <w:rsid w:val="00B33F79"/>
    <w:rsid w:val="00B35468"/>
    <w:rsid w:val="00B35962"/>
    <w:rsid w:val="00B36439"/>
    <w:rsid w:val="00B37893"/>
    <w:rsid w:val="00B402F6"/>
    <w:rsid w:val="00B404AF"/>
    <w:rsid w:val="00B40785"/>
    <w:rsid w:val="00B40A53"/>
    <w:rsid w:val="00B40B5F"/>
    <w:rsid w:val="00B41A7D"/>
    <w:rsid w:val="00B41E36"/>
    <w:rsid w:val="00B41E3E"/>
    <w:rsid w:val="00B41EFC"/>
    <w:rsid w:val="00B4221C"/>
    <w:rsid w:val="00B428CD"/>
    <w:rsid w:val="00B42B6D"/>
    <w:rsid w:val="00B43E28"/>
    <w:rsid w:val="00B44100"/>
    <w:rsid w:val="00B442B4"/>
    <w:rsid w:val="00B44ACC"/>
    <w:rsid w:val="00B45157"/>
    <w:rsid w:val="00B45C5D"/>
    <w:rsid w:val="00B46267"/>
    <w:rsid w:val="00B463E3"/>
    <w:rsid w:val="00B46640"/>
    <w:rsid w:val="00B46970"/>
    <w:rsid w:val="00B46DBD"/>
    <w:rsid w:val="00B503D1"/>
    <w:rsid w:val="00B51078"/>
    <w:rsid w:val="00B51E16"/>
    <w:rsid w:val="00B52581"/>
    <w:rsid w:val="00B527DD"/>
    <w:rsid w:val="00B529B8"/>
    <w:rsid w:val="00B52AB1"/>
    <w:rsid w:val="00B52BA4"/>
    <w:rsid w:val="00B53072"/>
    <w:rsid w:val="00B537EC"/>
    <w:rsid w:val="00B53CEF"/>
    <w:rsid w:val="00B53F93"/>
    <w:rsid w:val="00B54955"/>
    <w:rsid w:val="00B54BAF"/>
    <w:rsid w:val="00B54D5A"/>
    <w:rsid w:val="00B550C5"/>
    <w:rsid w:val="00B559A5"/>
    <w:rsid w:val="00B55AEB"/>
    <w:rsid w:val="00B565E8"/>
    <w:rsid w:val="00B56794"/>
    <w:rsid w:val="00B56DE9"/>
    <w:rsid w:val="00B577B5"/>
    <w:rsid w:val="00B57E3E"/>
    <w:rsid w:val="00B600BB"/>
    <w:rsid w:val="00B604FC"/>
    <w:rsid w:val="00B606FC"/>
    <w:rsid w:val="00B608FA"/>
    <w:rsid w:val="00B60C46"/>
    <w:rsid w:val="00B60E5C"/>
    <w:rsid w:val="00B61157"/>
    <w:rsid w:val="00B61C7E"/>
    <w:rsid w:val="00B624A8"/>
    <w:rsid w:val="00B62820"/>
    <w:rsid w:val="00B631D9"/>
    <w:rsid w:val="00B6399D"/>
    <w:rsid w:val="00B63F16"/>
    <w:rsid w:val="00B6410D"/>
    <w:rsid w:val="00B64571"/>
    <w:rsid w:val="00B64B47"/>
    <w:rsid w:val="00B64D2F"/>
    <w:rsid w:val="00B65187"/>
    <w:rsid w:val="00B663B0"/>
    <w:rsid w:val="00B668E4"/>
    <w:rsid w:val="00B66F28"/>
    <w:rsid w:val="00B66F99"/>
    <w:rsid w:val="00B70090"/>
    <w:rsid w:val="00B7057D"/>
    <w:rsid w:val="00B70714"/>
    <w:rsid w:val="00B707E2"/>
    <w:rsid w:val="00B72250"/>
    <w:rsid w:val="00B72340"/>
    <w:rsid w:val="00B7239D"/>
    <w:rsid w:val="00B72737"/>
    <w:rsid w:val="00B727E2"/>
    <w:rsid w:val="00B7395A"/>
    <w:rsid w:val="00B74B1F"/>
    <w:rsid w:val="00B75171"/>
    <w:rsid w:val="00B75559"/>
    <w:rsid w:val="00B75A3F"/>
    <w:rsid w:val="00B7662B"/>
    <w:rsid w:val="00B76BDD"/>
    <w:rsid w:val="00B77108"/>
    <w:rsid w:val="00B779A1"/>
    <w:rsid w:val="00B779B0"/>
    <w:rsid w:val="00B77F2E"/>
    <w:rsid w:val="00B77FB8"/>
    <w:rsid w:val="00B803B4"/>
    <w:rsid w:val="00B80639"/>
    <w:rsid w:val="00B808AA"/>
    <w:rsid w:val="00B81262"/>
    <w:rsid w:val="00B82E57"/>
    <w:rsid w:val="00B83282"/>
    <w:rsid w:val="00B83A74"/>
    <w:rsid w:val="00B84BB9"/>
    <w:rsid w:val="00B84BD1"/>
    <w:rsid w:val="00B874F3"/>
    <w:rsid w:val="00B87828"/>
    <w:rsid w:val="00B87B74"/>
    <w:rsid w:val="00B9087A"/>
    <w:rsid w:val="00B90A66"/>
    <w:rsid w:val="00B90FD3"/>
    <w:rsid w:val="00B912B9"/>
    <w:rsid w:val="00B9173E"/>
    <w:rsid w:val="00B91983"/>
    <w:rsid w:val="00B9222E"/>
    <w:rsid w:val="00B925F8"/>
    <w:rsid w:val="00B9284D"/>
    <w:rsid w:val="00B92A30"/>
    <w:rsid w:val="00B92B50"/>
    <w:rsid w:val="00B92C79"/>
    <w:rsid w:val="00B92EC9"/>
    <w:rsid w:val="00B9301A"/>
    <w:rsid w:val="00B93155"/>
    <w:rsid w:val="00B93177"/>
    <w:rsid w:val="00B93202"/>
    <w:rsid w:val="00B934FE"/>
    <w:rsid w:val="00B93AA4"/>
    <w:rsid w:val="00B93C7D"/>
    <w:rsid w:val="00B93D76"/>
    <w:rsid w:val="00B94065"/>
    <w:rsid w:val="00B95258"/>
    <w:rsid w:val="00B95C1C"/>
    <w:rsid w:val="00B962C1"/>
    <w:rsid w:val="00B972FC"/>
    <w:rsid w:val="00BA055D"/>
    <w:rsid w:val="00BA0B7E"/>
    <w:rsid w:val="00BA1149"/>
    <w:rsid w:val="00BA16A6"/>
    <w:rsid w:val="00BA22C9"/>
    <w:rsid w:val="00BA288F"/>
    <w:rsid w:val="00BA3676"/>
    <w:rsid w:val="00BA3BF4"/>
    <w:rsid w:val="00BA3D0A"/>
    <w:rsid w:val="00BA4BAB"/>
    <w:rsid w:val="00BA5065"/>
    <w:rsid w:val="00BA51DC"/>
    <w:rsid w:val="00BA541B"/>
    <w:rsid w:val="00BA588A"/>
    <w:rsid w:val="00BA6163"/>
    <w:rsid w:val="00BA6849"/>
    <w:rsid w:val="00BA6CFC"/>
    <w:rsid w:val="00BA7540"/>
    <w:rsid w:val="00BA7992"/>
    <w:rsid w:val="00BB0356"/>
    <w:rsid w:val="00BB13F9"/>
    <w:rsid w:val="00BB2848"/>
    <w:rsid w:val="00BB2ADC"/>
    <w:rsid w:val="00BB2C57"/>
    <w:rsid w:val="00BB3102"/>
    <w:rsid w:val="00BB3169"/>
    <w:rsid w:val="00BB3E73"/>
    <w:rsid w:val="00BB4269"/>
    <w:rsid w:val="00BB46B7"/>
    <w:rsid w:val="00BB4C8C"/>
    <w:rsid w:val="00BB4DB4"/>
    <w:rsid w:val="00BB56AE"/>
    <w:rsid w:val="00BB5CA2"/>
    <w:rsid w:val="00BB6791"/>
    <w:rsid w:val="00BB6865"/>
    <w:rsid w:val="00BB7560"/>
    <w:rsid w:val="00BC0694"/>
    <w:rsid w:val="00BC183F"/>
    <w:rsid w:val="00BC20AB"/>
    <w:rsid w:val="00BC3BF5"/>
    <w:rsid w:val="00BC3D66"/>
    <w:rsid w:val="00BC4C89"/>
    <w:rsid w:val="00BC54A2"/>
    <w:rsid w:val="00BC5609"/>
    <w:rsid w:val="00BC5E0F"/>
    <w:rsid w:val="00BC7282"/>
    <w:rsid w:val="00BC7686"/>
    <w:rsid w:val="00BC7B89"/>
    <w:rsid w:val="00BC7D81"/>
    <w:rsid w:val="00BD1C09"/>
    <w:rsid w:val="00BD3CD5"/>
    <w:rsid w:val="00BD4309"/>
    <w:rsid w:val="00BD49D1"/>
    <w:rsid w:val="00BD5900"/>
    <w:rsid w:val="00BD5C05"/>
    <w:rsid w:val="00BD63A6"/>
    <w:rsid w:val="00BD667A"/>
    <w:rsid w:val="00BD6F28"/>
    <w:rsid w:val="00BD7BEE"/>
    <w:rsid w:val="00BD7FC3"/>
    <w:rsid w:val="00BE1390"/>
    <w:rsid w:val="00BE1915"/>
    <w:rsid w:val="00BE1AA0"/>
    <w:rsid w:val="00BE1DD2"/>
    <w:rsid w:val="00BE2189"/>
    <w:rsid w:val="00BE2F96"/>
    <w:rsid w:val="00BE30D3"/>
    <w:rsid w:val="00BE322B"/>
    <w:rsid w:val="00BE3230"/>
    <w:rsid w:val="00BE3951"/>
    <w:rsid w:val="00BE487B"/>
    <w:rsid w:val="00BE487C"/>
    <w:rsid w:val="00BE4D8F"/>
    <w:rsid w:val="00BE5091"/>
    <w:rsid w:val="00BE50D3"/>
    <w:rsid w:val="00BE5C1B"/>
    <w:rsid w:val="00BE6089"/>
    <w:rsid w:val="00BE6651"/>
    <w:rsid w:val="00BE66A8"/>
    <w:rsid w:val="00BE6731"/>
    <w:rsid w:val="00BE6EB5"/>
    <w:rsid w:val="00BE75EC"/>
    <w:rsid w:val="00BE7646"/>
    <w:rsid w:val="00BE7649"/>
    <w:rsid w:val="00BE7EA0"/>
    <w:rsid w:val="00BF00C1"/>
    <w:rsid w:val="00BF0BE2"/>
    <w:rsid w:val="00BF1B63"/>
    <w:rsid w:val="00BF1C30"/>
    <w:rsid w:val="00BF207F"/>
    <w:rsid w:val="00BF23B3"/>
    <w:rsid w:val="00BF26EB"/>
    <w:rsid w:val="00BF2AD0"/>
    <w:rsid w:val="00BF4B2F"/>
    <w:rsid w:val="00BF60EA"/>
    <w:rsid w:val="00BF62DC"/>
    <w:rsid w:val="00BF7011"/>
    <w:rsid w:val="00BF70DC"/>
    <w:rsid w:val="00BF71F6"/>
    <w:rsid w:val="00C000A4"/>
    <w:rsid w:val="00C0060C"/>
    <w:rsid w:val="00C010C7"/>
    <w:rsid w:val="00C01270"/>
    <w:rsid w:val="00C0160C"/>
    <w:rsid w:val="00C01BC4"/>
    <w:rsid w:val="00C02373"/>
    <w:rsid w:val="00C029CA"/>
    <w:rsid w:val="00C03247"/>
    <w:rsid w:val="00C043CD"/>
    <w:rsid w:val="00C046D7"/>
    <w:rsid w:val="00C05192"/>
    <w:rsid w:val="00C05DDB"/>
    <w:rsid w:val="00C06114"/>
    <w:rsid w:val="00C06C4E"/>
    <w:rsid w:val="00C06D20"/>
    <w:rsid w:val="00C10040"/>
    <w:rsid w:val="00C1087A"/>
    <w:rsid w:val="00C11833"/>
    <w:rsid w:val="00C11C20"/>
    <w:rsid w:val="00C12137"/>
    <w:rsid w:val="00C12153"/>
    <w:rsid w:val="00C126D1"/>
    <w:rsid w:val="00C12879"/>
    <w:rsid w:val="00C12C14"/>
    <w:rsid w:val="00C13930"/>
    <w:rsid w:val="00C139E6"/>
    <w:rsid w:val="00C13C01"/>
    <w:rsid w:val="00C13EFB"/>
    <w:rsid w:val="00C15059"/>
    <w:rsid w:val="00C16C0D"/>
    <w:rsid w:val="00C16EDD"/>
    <w:rsid w:val="00C179FF"/>
    <w:rsid w:val="00C20232"/>
    <w:rsid w:val="00C205BC"/>
    <w:rsid w:val="00C206D8"/>
    <w:rsid w:val="00C2076F"/>
    <w:rsid w:val="00C20811"/>
    <w:rsid w:val="00C20EC5"/>
    <w:rsid w:val="00C2150E"/>
    <w:rsid w:val="00C21B0F"/>
    <w:rsid w:val="00C21BE7"/>
    <w:rsid w:val="00C22103"/>
    <w:rsid w:val="00C23066"/>
    <w:rsid w:val="00C24480"/>
    <w:rsid w:val="00C248B2"/>
    <w:rsid w:val="00C24F4F"/>
    <w:rsid w:val="00C24FA1"/>
    <w:rsid w:val="00C26BFF"/>
    <w:rsid w:val="00C26FE8"/>
    <w:rsid w:val="00C274B5"/>
    <w:rsid w:val="00C27862"/>
    <w:rsid w:val="00C3023D"/>
    <w:rsid w:val="00C3052D"/>
    <w:rsid w:val="00C30BAD"/>
    <w:rsid w:val="00C31546"/>
    <w:rsid w:val="00C315E4"/>
    <w:rsid w:val="00C3174F"/>
    <w:rsid w:val="00C325B9"/>
    <w:rsid w:val="00C3273A"/>
    <w:rsid w:val="00C327AF"/>
    <w:rsid w:val="00C33231"/>
    <w:rsid w:val="00C33969"/>
    <w:rsid w:val="00C362F6"/>
    <w:rsid w:val="00C36604"/>
    <w:rsid w:val="00C366AE"/>
    <w:rsid w:val="00C3701E"/>
    <w:rsid w:val="00C372E4"/>
    <w:rsid w:val="00C37988"/>
    <w:rsid w:val="00C40A96"/>
    <w:rsid w:val="00C41AFD"/>
    <w:rsid w:val="00C42340"/>
    <w:rsid w:val="00C4351D"/>
    <w:rsid w:val="00C43551"/>
    <w:rsid w:val="00C43BEA"/>
    <w:rsid w:val="00C43C67"/>
    <w:rsid w:val="00C43CBA"/>
    <w:rsid w:val="00C44D09"/>
    <w:rsid w:val="00C474D3"/>
    <w:rsid w:val="00C47505"/>
    <w:rsid w:val="00C475EA"/>
    <w:rsid w:val="00C50067"/>
    <w:rsid w:val="00C5140A"/>
    <w:rsid w:val="00C51B60"/>
    <w:rsid w:val="00C5216D"/>
    <w:rsid w:val="00C52CE7"/>
    <w:rsid w:val="00C53B76"/>
    <w:rsid w:val="00C53F98"/>
    <w:rsid w:val="00C54340"/>
    <w:rsid w:val="00C55602"/>
    <w:rsid w:val="00C5677B"/>
    <w:rsid w:val="00C57433"/>
    <w:rsid w:val="00C576EE"/>
    <w:rsid w:val="00C57773"/>
    <w:rsid w:val="00C57FCC"/>
    <w:rsid w:val="00C6042C"/>
    <w:rsid w:val="00C609BB"/>
    <w:rsid w:val="00C61091"/>
    <w:rsid w:val="00C61638"/>
    <w:rsid w:val="00C61747"/>
    <w:rsid w:val="00C62424"/>
    <w:rsid w:val="00C62A21"/>
    <w:rsid w:val="00C62BA7"/>
    <w:rsid w:val="00C62BFA"/>
    <w:rsid w:val="00C62FA0"/>
    <w:rsid w:val="00C636EC"/>
    <w:rsid w:val="00C63FB3"/>
    <w:rsid w:val="00C64142"/>
    <w:rsid w:val="00C646E4"/>
    <w:rsid w:val="00C65122"/>
    <w:rsid w:val="00C653D3"/>
    <w:rsid w:val="00C653DD"/>
    <w:rsid w:val="00C65734"/>
    <w:rsid w:val="00C65868"/>
    <w:rsid w:val="00C6678E"/>
    <w:rsid w:val="00C66D87"/>
    <w:rsid w:val="00C66E69"/>
    <w:rsid w:val="00C674BF"/>
    <w:rsid w:val="00C7051D"/>
    <w:rsid w:val="00C70575"/>
    <w:rsid w:val="00C70965"/>
    <w:rsid w:val="00C729B2"/>
    <w:rsid w:val="00C72A0F"/>
    <w:rsid w:val="00C739B3"/>
    <w:rsid w:val="00C73E52"/>
    <w:rsid w:val="00C73F56"/>
    <w:rsid w:val="00C74B5C"/>
    <w:rsid w:val="00C74CEC"/>
    <w:rsid w:val="00C750C6"/>
    <w:rsid w:val="00C75638"/>
    <w:rsid w:val="00C75FD0"/>
    <w:rsid w:val="00C76050"/>
    <w:rsid w:val="00C761BA"/>
    <w:rsid w:val="00C7638D"/>
    <w:rsid w:val="00C7639E"/>
    <w:rsid w:val="00C76437"/>
    <w:rsid w:val="00C76568"/>
    <w:rsid w:val="00C76D54"/>
    <w:rsid w:val="00C77694"/>
    <w:rsid w:val="00C80148"/>
    <w:rsid w:val="00C807B6"/>
    <w:rsid w:val="00C80ADE"/>
    <w:rsid w:val="00C812C6"/>
    <w:rsid w:val="00C813AF"/>
    <w:rsid w:val="00C82074"/>
    <w:rsid w:val="00C829C8"/>
    <w:rsid w:val="00C82ADF"/>
    <w:rsid w:val="00C83159"/>
    <w:rsid w:val="00C83246"/>
    <w:rsid w:val="00C84B77"/>
    <w:rsid w:val="00C84CA9"/>
    <w:rsid w:val="00C8581D"/>
    <w:rsid w:val="00C85B09"/>
    <w:rsid w:val="00C8620E"/>
    <w:rsid w:val="00C877F9"/>
    <w:rsid w:val="00C90031"/>
    <w:rsid w:val="00C9098D"/>
    <w:rsid w:val="00C90DCE"/>
    <w:rsid w:val="00C90FA3"/>
    <w:rsid w:val="00C91307"/>
    <w:rsid w:val="00C91955"/>
    <w:rsid w:val="00C93532"/>
    <w:rsid w:val="00C937BD"/>
    <w:rsid w:val="00C93C04"/>
    <w:rsid w:val="00C93E08"/>
    <w:rsid w:val="00C93E35"/>
    <w:rsid w:val="00C93E6B"/>
    <w:rsid w:val="00C94C39"/>
    <w:rsid w:val="00C951BF"/>
    <w:rsid w:val="00C9525E"/>
    <w:rsid w:val="00C95AA6"/>
    <w:rsid w:val="00C95B35"/>
    <w:rsid w:val="00C9611A"/>
    <w:rsid w:val="00C96212"/>
    <w:rsid w:val="00C96486"/>
    <w:rsid w:val="00C972C2"/>
    <w:rsid w:val="00C97B6B"/>
    <w:rsid w:val="00C97C2B"/>
    <w:rsid w:val="00CA0791"/>
    <w:rsid w:val="00CA0909"/>
    <w:rsid w:val="00CA10E7"/>
    <w:rsid w:val="00CA12DB"/>
    <w:rsid w:val="00CA15AF"/>
    <w:rsid w:val="00CA1845"/>
    <w:rsid w:val="00CA19A6"/>
    <w:rsid w:val="00CA1E99"/>
    <w:rsid w:val="00CA2DF0"/>
    <w:rsid w:val="00CA3291"/>
    <w:rsid w:val="00CA3A9E"/>
    <w:rsid w:val="00CA412F"/>
    <w:rsid w:val="00CA43C4"/>
    <w:rsid w:val="00CA4A6D"/>
    <w:rsid w:val="00CA52D8"/>
    <w:rsid w:val="00CA6090"/>
    <w:rsid w:val="00CA6400"/>
    <w:rsid w:val="00CA6621"/>
    <w:rsid w:val="00CA6A67"/>
    <w:rsid w:val="00CA6B38"/>
    <w:rsid w:val="00CA6DA2"/>
    <w:rsid w:val="00CA7D4A"/>
    <w:rsid w:val="00CB11DF"/>
    <w:rsid w:val="00CB1700"/>
    <w:rsid w:val="00CB17F6"/>
    <w:rsid w:val="00CB1B09"/>
    <w:rsid w:val="00CB1E79"/>
    <w:rsid w:val="00CB2723"/>
    <w:rsid w:val="00CB33BE"/>
    <w:rsid w:val="00CB33E8"/>
    <w:rsid w:val="00CB3AC5"/>
    <w:rsid w:val="00CB3F8F"/>
    <w:rsid w:val="00CB4369"/>
    <w:rsid w:val="00CB5A87"/>
    <w:rsid w:val="00CB6089"/>
    <w:rsid w:val="00CB60C5"/>
    <w:rsid w:val="00CB70E2"/>
    <w:rsid w:val="00CB7C9A"/>
    <w:rsid w:val="00CC0189"/>
    <w:rsid w:val="00CC11B0"/>
    <w:rsid w:val="00CC13D9"/>
    <w:rsid w:val="00CC1B90"/>
    <w:rsid w:val="00CC23A8"/>
    <w:rsid w:val="00CC2589"/>
    <w:rsid w:val="00CC25E1"/>
    <w:rsid w:val="00CC2C96"/>
    <w:rsid w:val="00CC368A"/>
    <w:rsid w:val="00CC3871"/>
    <w:rsid w:val="00CC3C12"/>
    <w:rsid w:val="00CC413D"/>
    <w:rsid w:val="00CC465D"/>
    <w:rsid w:val="00CC4678"/>
    <w:rsid w:val="00CC46F5"/>
    <w:rsid w:val="00CC4782"/>
    <w:rsid w:val="00CC6ABA"/>
    <w:rsid w:val="00CC6E55"/>
    <w:rsid w:val="00CC7611"/>
    <w:rsid w:val="00CC7AEF"/>
    <w:rsid w:val="00CC7E8C"/>
    <w:rsid w:val="00CC7F05"/>
    <w:rsid w:val="00CD03FE"/>
    <w:rsid w:val="00CD0C93"/>
    <w:rsid w:val="00CD1201"/>
    <w:rsid w:val="00CD15AE"/>
    <w:rsid w:val="00CD27DF"/>
    <w:rsid w:val="00CD2C36"/>
    <w:rsid w:val="00CD2DCB"/>
    <w:rsid w:val="00CD3492"/>
    <w:rsid w:val="00CD3F3A"/>
    <w:rsid w:val="00CD4A3E"/>
    <w:rsid w:val="00CD4B62"/>
    <w:rsid w:val="00CD4BE6"/>
    <w:rsid w:val="00CD4D6E"/>
    <w:rsid w:val="00CD53E6"/>
    <w:rsid w:val="00CD5ADA"/>
    <w:rsid w:val="00CD5E32"/>
    <w:rsid w:val="00CD6AE5"/>
    <w:rsid w:val="00CD6DDE"/>
    <w:rsid w:val="00CD75FE"/>
    <w:rsid w:val="00CD7766"/>
    <w:rsid w:val="00CD790B"/>
    <w:rsid w:val="00CD7F93"/>
    <w:rsid w:val="00CE0507"/>
    <w:rsid w:val="00CE059A"/>
    <w:rsid w:val="00CE06CF"/>
    <w:rsid w:val="00CE0ECB"/>
    <w:rsid w:val="00CE1A9A"/>
    <w:rsid w:val="00CE1CD1"/>
    <w:rsid w:val="00CE2B13"/>
    <w:rsid w:val="00CE2BE2"/>
    <w:rsid w:val="00CE3363"/>
    <w:rsid w:val="00CE3A04"/>
    <w:rsid w:val="00CE3E0C"/>
    <w:rsid w:val="00CE3E37"/>
    <w:rsid w:val="00CE41C4"/>
    <w:rsid w:val="00CE4D65"/>
    <w:rsid w:val="00CE550F"/>
    <w:rsid w:val="00CE5C95"/>
    <w:rsid w:val="00CE66FD"/>
    <w:rsid w:val="00CE796E"/>
    <w:rsid w:val="00CE7AC2"/>
    <w:rsid w:val="00CF0527"/>
    <w:rsid w:val="00CF0D35"/>
    <w:rsid w:val="00CF12C7"/>
    <w:rsid w:val="00CF1659"/>
    <w:rsid w:val="00CF189C"/>
    <w:rsid w:val="00CF1E5B"/>
    <w:rsid w:val="00CF2037"/>
    <w:rsid w:val="00CF2172"/>
    <w:rsid w:val="00CF256C"/>
    <w:rsid w:val="00CF3863"/>
    <w:rsid w:val="00CF3AE0"/>
    <w:rsid w:val="00CF47FD"/>
    <w:rsid w:val="00CF4A06"/>
    <w:rsid w:val="00CF4DEC"/>
    <w:rsid w:val="00CF5060"/>
    <w:rsid w:val="00CF5A4C"/>
    <w:rsid w:val="00CF5F0E"/>
    <w:rsid w:val="00CF68C2"/>
    <w:rsid w:val="00CF6BBF"/>
    <w:rsid w:val="00CF7391"/>
    <w:rsid w:val="00CF7461"/>
    <w:rsid w:val="00D003DD"/>
    <w:rsid w:val="00D00C6D"/>
    <w:rsid w:val="00D00D24"/>
    <w:rsid w:val="00D00D6D"/>
    <w:rsid w:val="00D01060"/>
    <w:rsid w:val="00D027C6"/>
    <w:rsid w:val="00D02F98"/>
    <w:rsid w:val="00D0379D"/>
    <w:rsid w:val="00D03AB2"/>
    <w:rsid w:val="00D0416E"/>
    <w:rsid w:val="00D04B78"/>
    <w:rsid w:val="00D04CD1"/>
    <w:rsid w:val="00D05096"/>
    <w:rsid w:val="00D05F4C"/>
    <w:rsid w:val="00D06079"/>
    <w:rsid w:val="00D062DC"/>
    <w:rsid w:val="00D0635C"/>
    <w:rsid w:val="00D06F5C"/>
    <w:rsid w:val="00D07260"/>
    <w:rsid w:val="00D0784D"/>
    <w:rsid w:val="00D10223"/>
    <w:rsid w:val="00D10264"/>
    <w:rsid w:val="00D10319"/>
    <w:rsid w:val="00D1038F"/>
    <w:rsid w:val="00D109F1"/>
    <w:rsid w:val="00D1126D"/>
    <w:rsid w:val="00D12074"/>
    <w:rsid w:val="00D1228C"/>
    <w:rsid w:val="00D126E7"/>
    <w:rsid w:val="00D1390B"/>
    <w:rsid w:val="00D14B7C"/>
    <w:rsid w:val="00D14BE8"/>
    <w:rsid w:val="00D15613"/>
    <w:rsid w:val="00D15EAC"/>
    <w:rsid w:val="00D16FFA"/>
    <w:rsid w:val="00D17057"/>
    <w:rsid w:val="00D17A05"/>
    <w:rsid w:val="00D205D1"/>
    <w:rsid w:val="00D20BA8"/>
    <w:rsid w:val="00D2197F"/>
    <w:rsid w:val="00D22B66"/>
    <w:rsid w:val="00D235E6"/>
    <w:rsid w:val="00D237D4"/>
    <w:rsid w:val="00D239A0"/>
    <w:rsid w:val="00D23DA0"/>
    <w:rsid w:val="00D24885"/>
    <w:rsid w:val="00D24CC0"/>
    <w:rsid w:val="00D255D3"/>
    <w:rsid w:val="00D25978"/>
    <w:rsid w:val="00D261BA"/>
    <w:rsid w:val="00D26721"/>
    <w:rsid w:val="00D267B5"/>
    <w:rsid w:val="00D26C5F"/>
    <w:rsid w:val="00D272A5"/>
    <w:rsid w:val="00D277DE"/>
    <w:rsid w:val="00D2781D"/>
    <w:rsid w:val="00D27CF9"/>
    <w:rsid w:val="00D30691"/>
    <w:rsid w:val="00D308FA"/>
    <w:rsid w:val="00D31280"/>
    <w:rsid w:val="00D312DB"/>
    <w:rsid w:val="00D31FAA"/>
    <w:rsid w:val="00D3239C"/>
    <w:rsid w:val="00D32500"/>
    <w:rsid w:val="00D32C5E"/>
    <w:rsid w:val="00D32CB7"/>
    <w:rsid w:val="00D33131"/>
    <w:rsid w:val="00D339D1"/>
    <w:rsid w:val="00D33F83"/>
    <w:rsid w:val="00D34EC9"/>
    <w:rsid w:val="00D354A1"/>
    <w:rsid w:val="00D354E0"/>
    <w:rsid w:val="00D35533"/>
    <w:rsid w:val="00D35C26"/>
    <w:rsid w:val="00D35C52"/>
    <w:rsid w:val="00D3636F"/>
    <w:rsid w:val="00D365C9"/>
    <w:rsid w:val="00D372EF"/>
    <w:rsid w:val="00D37B5D"/>
    <w:rsid w:val="00D401C5"/>
    <w:rsid w:val="00D40381"/>
    <w:rsid w:val="00D41622"/>
    <w:rsid w:val="00D416C0"/>
    <w:rsid w:val="00D4193A"/>
    <w:rsid w:val="00D42854"/>
    <w:rsid w:val="00D4297B"/>
    <w:rsid w:val="00D42D8C"/>
    <w:rsid w:val="00D42F57"/>
    <w:rsid w:val="00D44718"/>
    <w:rsid w:val="00D456AC"/>
    <w:rsid w:val="00D459E9"/>
    <w:rsid w:val="00D45B51"/>
    <w:rsid w:val="00D461B3"/>
    <w:rsid w:val="00D46B0E"/>
    <w:rsid w:val="00D46D2D"/>
    <w:rsid w:val="00D46FF9"/>
    <w:rsid w:val="00D4783E"/>
    <w:rsid w:val="00D47D09"/>
    <w:rsid w:val="00D5011A"/>
    <w:rsid w:val="00D50BA3"/>
    <w:rsid w:val="00D50BA8"/>
    <w:rsid w:val="00D50ED8"/>
    <w:rsid w:val="00D5195A"/>
    <w:rsid w:val="00D51E71"/>
    <w:rsid w:val="00D51EE7"/>
    <w:rsid w:val="00D5253D"/>
    <w:rsid w:val="00D52B28"/>
    <w:rsid w:val="00D52FDA"/>
    <w:rsid w:val="00D531B5"/>
    <w:rsid w:val="00D53B9F"/>
    <w:rsid w:val="00D54092"/>
    <w:rsid w:val="00D546BA"/>
    <w:rsid w:val="00D54988"/>
    <w:rsid w:val="00D54AFB"/>
    <w:rsid w:val="00D5518F"/>
    <w:rsid w:val="00D55A69"/>
    <w:rsid w:val="00D55BFC"/>
    <w:rsid w:val="00D55CA2"/>
    <w:rsid w:val="00D55D56"/>
    <w:rsid w:val="00D574A0"/>
    <w:rsid w:val="00D60C1C"/>
    <w:rsid w:val="00D60CA2"/>
    <w:rsid w:val="00D60E63"/>
    <w:rsid w:val="00D62C51"/>
    <w:rsid w:val="00D635AD"/>
    <w:rsid w:val="00D63E34"/>
    <w:rsid w:val="00D64194"/>
    <w:rsid w:val="00D6473C"/>
    <w:rsid w:val="00D647FE"/>
    <w:rsid w:val="00D64BF3"/>
    <w:rsid w:val="00D64D0D"/>
    <w:rsid w:val="00D64EC2"/>
    <w:rsid w:val="00D65133"/>
    <w:rsid w:val="00D651FF"/>
    <w:rsid w:val="00D65265"/>
    <w:rsid w:val="00D65656"/>
    <w:rsid w:val="00D65959"/>
    <w:rsid w:val="00D65AE7"/>
    <w:rsid w:val="00D65D38"/>
    <w:rsid w:val="00D660C3"/>
    <w:rsid w:val="00D66960"/>
    <w:rsid w:val="00D677E1"/>
    <w:rsid w:val="00D67B1F"/>
    <w:rsid w:val="00D7037F"/>
    <w:rsid w:val="00D70AAA"/>
    <w:rsid w:val="00D716C7"/>
    <w:rsid w:val="00D71B54"/>
    <w:rsid w:val="00D71DC2"/>
    <w:rsid w:val="00D72397"/>
    <w:rsid w:val="00D726D1"/>
    <w:rsid w:val="00D74EE3"/>
    <w:rsid w:val="00D74EF9"/>
    <w:rsid w:val="00D759FF"/>
    <w:rsid w:val="00D763AC"/>
    <w:rsid w:val="00D7646F"/>
    <w:rsid w:val="00D76888"/>
    <w:rsid w:val="00D76AC4"/>
    <w:rsid w:val="00D76BE6"/>
    <w:rsid w:val="00D76C34"/>
    <w:rsid w:val="00D81087"/>
    <w:rsid w:val="00D810E1"/>
    <w:rsid w:val="00D816D0"/>
    <w:rsid w:val="00D8195E"/>
    <w:rsid w:val="00D81C8C"/>
    <w:rsid w:val="00D81D90"/>
    <w:rsid w:val="00D822ED"/>
    <w:rsid w:val="00D828E8"/>
    <w:rsid w:val="00D82A55"/>
    <w:rsid w:val="00D83408"/>
    <w:rsid w:val="00D8371D"/>
    <w:rsid w:val="00D83BD2"/>
    <w:rsid w:val="00D83CA6"/>
    <w:rsid w:val="00D847EB"/>
    <w:rsid w:val="00D857C8"/>
    <w:rsid w:val="00D85D38"/>
    <w:rsid w:val="00D86861"/>
    <w:rsid w:val="00D870B3"/>
    <w:rsid w:val="00D8765B"/>
    <w:rsid w:val="00D87EAE"/>
    <w:rsid w:val="00D87ECF"/>
    <w:rsid w:val="00D9047A"/>
    <w:rsid w:val="00D9081F"/>
    <w:rsid w:val="00D913CE"/>
    <w:rsid w:val="00D91B11"/>
    <w:rsid w:val="00D91C88"/>
    <w:rsid w:val="00D91EB9"/>
    <w:rsid w:val="00D92305"/>
    <w:rsid w:val="00D92471"/>
    <w:rsid w:val="00D92643"/>
    <w:rsid w:val="00D9264A"/>
    <w:rsid w:val="00D931D4"/>
    <w:rsid w:val="00D93AC6"/>
    <w:rsid w:val="00D93BB7"/>
    <w:rsid w:val="00D93F58"/>
    <w:rsid w:val="00D93F88"/>
    <w:rsid w:val="00D940B7"/>
    <w:rsid w:val="00D9478A"/>
    <w:rsid w:val="00D950A1"/>
    <w:rsid w:val="00D95325"/>
    <w:rsid w:val="00D958C7"/>
    <w:rsid w:val="00D9599C"/>
    <w:rsid w:val="00D95E96"/>
    <w:rsid w:val="00D961C7"/>
    <w:rsid w:val="00D96489"/>
    <w:rsid w:val="00D9665A"/>
    <w:rsid w:val="00D9687C"/>
    <w:rsid w:val="00D96C7C"/>
    <w:rsid w:val="00D971DD"/>
    <w:rsid w:val="00D97616"/>
    <w:rsid w:val="00D97B42"/>
    <w:rsid w:val="00D97C86"/>
    <w:rsid w:val="00D97E96"/>
    <w:rsid w:val="00DA01F0"/>
    <w:rsid w:val="00DA0535"/>
    <w:rsid w:val="00DA0748"/>
    <w:rsid w:val="00DA12FA"/>
    <w:rsid w:val="00DA1537"/>
    <w:rsid w:val="00DA1985"/>
    <w:rsid w:val="00DA1B1A"/>
    <w:rsid w:val="00DA1FDA"/>
    <w:rsid w:val="00DA228D"/>
    <w:rsid w:val="00DA2570"/>
    <w:rsid w:val="00DA2B3C"/>
    <w:rsid w:val="00DA304E"/>
    <w:rsid w:val="00DA3DF3"/>
    <w:rsid w:val="00DA3E7F"/>
    <w:rsid w:val="00DA42C5"/>
    <w:rsid w:val="00DA4AA2"/>
    <w:rsid w:val="00DA55D1"/>
    <w:rsid w:val="00DA5B46"/>
    <w:rsid w:val="00DA5F3B"/>
    <w:rsid w:val="00DA600A"/>
    <w:rsid w:val="00DA6F52"/>
    <w:rsid w:val="00DA6FC6"/>
    <w:rsid w:val="00DA72EB"/>
    <w:rsid w:val="00DA7729"/>
    <w:rsid w:val="00DA7F44"/>
    <w:rsid w:val="00DB0058"/>
    <w:rsid w:val="00DB0133"/>
    <w:rsid w:val="00DB145A"/>
    <w:rsid w:val="00DB276F"/>
    <w:rsid w:val="00DB2E61"/>
    <w:rsid w:val="00DB3760"/>
    <w:rsid w:val="00DB3E56"/>
    <w:rsid w:val="00DB3FDD"/>
    <w:rsid w:val="00DB42D5"/>
    <w:rsid w:val="00DB43AA"/>
    <w:rsid w:val="00DB5679"/>
    <w:rsid w:val="00DB6DAF"/>
    <w:rsid w:val="00DB6EA8"/>
    <w:rsid w:val="00DC067F"/>
    <w:rsid w:val="00DC070E"/>
    <w:rsid w:val="00DC0B68"/>
    <w:rsid w:val="00DC1245"/>
    <w:rsid w:val="00DC16E0"/>
    <w:rsid w:val="00DC1EBD"/>
    <w:rsid w:val="00DC1F21"/>
    <w:rsid w:val="00DC252E"/>
    <w:rsid w:val="00DC2B83"/>
    <w:rsid w:val="00DC30A9"/>
    <w:rsid w:val="00DC32FB"/>
    <w:rsid w:val="00DC3591"/>
    <w:rsid w:val="00DC4766"/>
    <w:rsid w:val="00DC4AE9"/>
    <w:rsid w:val="00DC4F39"/>
    <w:rsid w:val="00DC4FF7"/>
    <w:rsid w:val="00DC552D"/>
    <w:rsid w:val="00DC5933"/>
    <w:rsid w:val="00DC5C80"/>
    <w:rsid w:val="00DC5D76"/>
    <w:rsid w:val="00DC602B"/>
    <w:rsid w:val="00DC611C"/>
    <w:rsid w:val="00DC6635"/>
    <w:rsid w:val="00DC776D"/>
    <w:rsid w:val="00DC786D"/>
    <w:rsid w:val="00DC7A17"/>
    <w:rsid w:val="00DD053C"/>
    <w:rsid w:val="00DD121B"/>
    <w:rsid w:val="00DD1633"/>
    <w:rsid w:val="00DD231E"/>
    <w:rsid w:val="00DD2D92"/>
    <w:rsid w:val="00DD36BB"/>
    <w:rsid w:val="00DD381B"/>
    <w:rsid w:val="00DD3CC6"/>
    <w:rsid w:val="00DD3D7B"/>
    <w:rsid w:val="00DD4327"/>
    <w:rsid w:val="00DD4549"/>
    <w:rsid w:val="00DD584D"/>
    <w:rsid w:val="00DD5D5B"/>
    <w:rsid w:val="00DD604B"/>
    <w:rsid w:val="00DD6999"/>
    <w:rsid w:val="00DD6AA7"/>
    <w:rsid w:val="00DD6AF0"/>
    <w:rsid w:val="00DD6B39"/>
    <w:rsid w:val="00DD6CCD"/>
    <w:rsid w:val="00DD6D6C"/>
    <w:rsid w:val="00DD6F9F"/>
    <w:rsid w:val="00DD726C"/>
    <w:rsid w:val="00DD7356"/>
    <w:rsid w:val="00DE04D8"/>
    <w:rsid w:val="00DE0555"/>
    <w:rsid w:val="00DE1EB0"/>
    <w:rsid w:val="00DE2297"/>
    <w:rsid w:val="00DE2349"/>
    <w:rsid w:val="00DE2891"/>
    <w:rsid w:val="00DE2A16"/>
    <w:rsid w:val="00DE2F95"/>
    <w:rsid w:val="00DE30F6"/>
    <w:rsid w:val="00DE36E3"/>
    <w:rsid w:val="00DE3CF7"/>
    <w:rsid w:val="00DE3F47"/>
    <w:rsid w:val="00DE423C"/>
    <w:rsid w:val="00DE438B"/>
    <w:rsid w:val="00DE4C6E"/>
    <w:rsid w:val="00DE4FB0"/>
    <w:rsid w:val="00DE55B9"/>
    <w:rsid w:val="00DE6C09"/>
    <w:rsid w:val="00DE6F90"/>
    <w:rsid w:val="00DE71C8"/>
    <w:rsid w:val="00DE7781"/>
    <w:rsid w:val="00DE78FD"/>
    <w:rsid w:val="00DF0196"/>
    <w:rsid w:val="00DF06E1"/>
    <w:rsid w:val="00DF15D8"/>
    <w:rsid w:val="00DF1A80"/>
    <w:rsid w:val="00DF1B2D"/>
    <w:rsid w:val="00DF220E"/>
    <w:rsid w:val="00DF2900"/>
    <w:rsid w:val="00DF2A49"/>
    <w:rsid w:val="00DF2DDF"/>
    <w:rsid w:val="00DF364D"/>
    <w:rsid w:val="00DF4200"/>
    <w:rsid w:val="00DF63A5"/>
    <w:rsid w:val="00DF63B9"/>
    <w:rsid w:val="00DF74D1"/>
    <w:rsid w:val="00DF7D2D"/>
    <w:rsid w:val="00DF7FDD"/>
    <w:rsid w:val="00DFD565"/>
    <w:rsid w:val="00E00319"/>
    <w:rsid w:val="00E00A76"/>
    <w:rsid w:val="00E00AF9"/>
    <w:rsid w:val="00E00F2D"/>
    <w:rsid w:val="00E0124C"/>
    <w:rsid w:val="00E01979"/>
    <w:rsid w:val="00E019F5"/>
    <w:rsid w:val="00E01E9E"/>
    <w:rsid w:val="00E023E1"/>
    <w:rsid w:val="00E0299B"/>
    <w:rsid w:val="00E029CC"/>
    <w:rsid w:val="00E02AC0"/>
    <w:rsid w:val="00E031CF"/>
    <w:rsid w:val="00E032D3"/>
    <w:rsid w:val="00E0370E"/>
    <w:rsid w:val="00E04099"/>
    <w:rsid w:val="00E0468F"/>
    <w:rsid w:val="00E053F0"/>
    <w:rsid w:val="00E0559F"/>
    <w:rsid w:val="00E05632"/>
    <w:rsid w:val="00E05CB9"/>
    <w:rsid w:val="00E06586"/>
    <w:rsid w:val="00E06B47"/>
    <w:rsid w:val="00E07D9A"/>
    <w:rsid w:val="00E10975"/>
    <w:rsid w:val="00E10E76"/>
    <w:rsid w:val="00E110C0"/>
    <w:rsid w:val="00E111D8"/>
    <w:rsid w:val="00E11293"/>
    <w:rsid w:val="00E113F0"/>
    <w:rsid w:val="00E114C8"/>
    <w:rsid w:val="00E11BBF"/>
    <w:rsid w:val="00E14162"/>
    <w:rsid w:val="00E141DB"/>
    <w:rsid w:val="00E14F47"/>
    <w:rsid w:val="00E154B6"/>
    <w:rsid w:val="00E1565C"/>
    <w:rsid w:val="00E15CDD"/>
    <w:rsid w:val="00E15EDD"/>
    <w:rsid w:val="00E16A8F"/>
    <w:rsid w:val="00E17A0C"/>
    <w:rsid w:val="00E17C6C"/>
    <w:rsid w:val="00E20547"/>
    <w:rsid w:val="00E20E97"/>
    <w:rsid w:val="00E20FED"/>
    <w:rsid w:val="00E2118F"/>
    <w:rsid w:val="00E2150D"/>
    <w:rsid w:val="00E2188B"/>
    <w:rsid w:val="00E225B7"/>
    <w:rsid w:val="00E22C25"/>
    <w:rsid w:val="00E236AA"/>
    <w:rsid w:val="00E23851"/>
    <w:rsid w:val="00E23B86"/>
    <w:rsid w:val="00E2465D"/>
    <w:rsid w:val="00E24AF4"/>
    <w:rsid w:val="00E24BDE"/>
    <w:rsid w:val="00E2510E"/>
    <w:rsid w:val="00E26EC8"/>
    <w:rsid w:val="00E275A0"/>
    <w:rsid w:val="00E27D5D"/>
    <w:rsid w:val="00E3024C"/>
    <w:rsid w:val="00E303BB"/>
    <w:rsid w:val="00E307F9"/>
    <w:rsid w:val="00E308D9"/>
    <w:rsid w:val="00E30BD5"/>
    <w:rsid w:val="00E311D4"/>
    <w:rsid w:val="00E317B2"/>
    <w:rsid w:val="00E31FD6"/>
    <w:rsid w:val="00E32A35"/>
    <w:rsid w:val="00E337FA"/>
    <w:rsid w:val="00E34378"/>
    <w:rsid w:val="00E349CA"/>
    <w:rsid w:val="00E3507F"/>
    <w:rsid w:val="00E35E79"/>
    <w:rsid w:val="00E36067"/>
    <w:rsid w:val="00E3657C"/>
    <w:rsid w:val="00E3662D"/>
    <w:rsid w:val="00E368DE"/>
    <w:rsid w:val="00E36F92"/>
    <w:rsid w:val="00E3791F"/>
    <w:rsid w:val="00E37A27"/>
    <w:rsid w:val="00E405AC"/>
    <w:rsid w:val="00E41FCC"/>
    <w:rsid w:val="00E42A69"/>
    <w:rsid w:val="00E4341A"/>
    <w:rsid w:val="00E43D08"/>
    <w:rsid w:val="00E4433A"/>
    <w:rsid w:val="00E443B9"/>
    <w:rsid w:val="00E445BD"/>
    <w:rsid w:val="00E448D8"/>
    <w:rsid w:val="00E45758"/>
    <w:rsid w:val="00E46161"/>
    <w:rsid w:val="00E46F10"/>
    <w:rsid w:val="00E47820"/>
    <w:rsid w:val="00E50EBA"/>
    <w:rsid w:val="00E50EDB"/>
    <w:rsid w:val="00E512E2"/>
    <w:rsid w:val="00E5141B"/>
    <w:rsid w:val="00E5183C"/>
    <w:rsid w:val="00E520B8"/>
    <w:rsid w:val="00E52331"/>
    <w:rsid w:val="00E5243D"/>
    <w:rsid w:val="00E52445"/>
    <w:rsid w:val="00E52F7E"/>
    <w:rsid w:val="00E53502"/>
    <w:rsid w:val="00E54127"/>
    <w:rsid w:val="00E541B8"/>
    <w:rsid w:val="00E5484D"/>
    <w:rsid w:val="00E54EAB"/>
    <w:rsid w:val="00E54EC1"/>
    <w:rsid w:val="00E55ACC"/>
    <w:rsid w:val="00E5667A"/>
    <w:rsid w:val="00E577DB"/>
    <w:rsid w:val="00E6057A"/>
    <w:rsid w:val="00E60DA5"/>
    <w:rsid w:val="00E60E5E"/>
    <w:rsid w:val="00E6166D"/>
    <w:rsid w:val="00E62ED9"/>
    <w:rsid w:val="00E631E7"/>
    <w:rsid w:val="00E63669"/>
    <w:rsid w:val="00E63F68"/>
    <w:rsid w:val="00E64167"/>
    <w:rsid w:val="00E641DA"/>
    <w:rsid w:val="00E6429B"/>
    <w:rsid w:val="00E64580"/>
    <w:rsid w:val="00E646EA"/>
    <w:rsid w:val="00E6487D"/>
    <w:rsid w:val="00E6512B"/>
    <w:rsid w:val="00E6540D"/>
    <w:rsid w:val="00E669F1"/>
    <w:rsid w:val="00E66E19"/>
    <w:rsid w:val="00E6743F"/>
    <w:rsid w:val="00E67446"/>
    <w:rsid w:val="00E67886"/>
    <w:rsid w:val="00E70310"/>
    <w:rsid w:val="00E70568"/>
    <w:rsid w:val="00E705F7"/>
    <w:rsid w:val="00E707A9"/>
    <w:rsid w:val="00E71CB7"/>
    <w:rsid w:val="00E71F1B"/>
    <w:rsid w:val="00E72457"/>
    <w:rsid w:val="00E725CB"/>
    <w:rsid w:val="00E73FEE"/>
    <w:rsid w:val="00E74FC3"/>
    <w:rsid w:val="00E75330"/>
    <w:rsid w:val="00E75802"/>
    <w:rsid w:val="00E76520"/>
    <w:rsid w:val="00E7655F"/>
    <w:rsid w:val="00E779A8"/>
    <w:rsid w:val="00E77EEC"/>
    <w:rsid w:val="00E80EC3"/>
    <w:rsid w:val="00E8164A"/>
    <w:rsid w:val="00E82101"/>
    <w:rsid w:val="00E82233"/>
    <w:rsid w:val="00E82435"/>
    <w:rsid w:val="00E82924"/>
    <w:rsid w:val="00E82B51"/>
    <w:rsid w:val="00E83594"/>
    <w:rsid w:val="00E83ACD"/>
    <w:rsid w:val="00E847F4"/>
    <w:rsid w:val="00E853DD"/>
    <w:rsid w:val="00E8598B"/>
    <w:rsid w:val="00E859C7"/>
    <w:rsid w:val="00E85C15"/>
    <w:rsid w:val="00E86172"/>
    <w:rsid w:val="00E86987"/>
    <w:rsid w:val="00E86A11"/>
    <w:rsid w:val="00E87385"/>
    <w:rsid w:val="00E87CD0"/>
    <w:rsid w:val="00E9014F"/>
    <w:rsid w:val="00E90448"/>
    <w:rsid w:val="00E90B6F"/>
    <w:rsid w:val="00E90E02"/>
    <w:rsid w:val="00E917A2"/>
    <w:rsid w:val="00E924D5"/>
    <w:rsid w:val="00E92E74"/>
    <w:rsid w:val="00E93E9C"/>
    <w:rsid w:val="00E945E3"/>
    <w:rsid w:val="00E9501A"/>
    <w:rsid w:val="00E95AC2"/>
    <w:rsid w:val="00E96637"/>
    <w:rsid w:val="00E9691A"/>
    <w:rsid w:val="00E9736F"/>
    <w:rsid w:val="00E97458"/>
    <w:rsid w:val="00EA01CF"/>
    <w:rsid w:val="00EA0887"/>
    <w:rsid w:val="00EA122B"/>
    <w:rsid w:val="00EA1737"/>
    <w:rsid w:val="00EA1739"/>
    <w:rsid w:val="00EA1B6D"/>
    <w:rsid w:val="00EA1F87"/>
    <w:rsid w:val="00EA2887"/>
    <w:rsid w:val="00EA2D3F"/>
    <w:rsid w:val="00EA3472"/>
    <w:rsid w:val="00EA3870"/>
    <w:rsid w:val="00EA3FBB"/>
    <w:rsid w:val="00EA4396"/>
    <w:rsid w:val="00EA4538"/>
    <w:rsid w:val="00EA4B68"/>
    <w:rsid w:val="00EA4CE2"/>
    <w:rsid w:val="00EA6D81"/>
    <w:rsid w:val="00EA7D50"/>
    <w:rsid w:val="00EA7E87"/>
    <w:rsid w:val="00EA7FF5"/>
    <w:rsid w:val="00EB0007"/>
    <w:rsid w:val="00EB0399"/>
    <w:rsid w:val="00EB0661"/>
    <w:rsid w:val="00EB07ED"/>
    <w:rsid w:val="00EB0912"/>
    <w:rsid w:val="00EB0FEB"/>
    <w:rsid w:val="00EB1173"/>
    <w:rsid w:val="00EB1494"/>
    <w:rsid w:val="00EB14A7"/>
    <w:rsid w:val="00EB196D"/>
    <w:rsid w:val="00EB19B3"/>
    <w:rsid w:val="00EB27DB"/>
    <w:rsid w:val="00EB3919"/>
    <w:rsid w:val="00EB3AFB"/>
    <w:rsid w:val="00EB3C6B"/>
    <w:rsid w:val="00EB3ECA"/>
    <w:rsid w:val="00EB3FB0"/>
    <w:rsid w:val="00EB413E"/>
    <w:rsid w:val="00EB445F"/>
    <w:rsid w:val="00EB4A85"/>
    <w:rsid w:val="00EB4DFF"/>
    <w:rsid w:val="00EB53D9"/>
    <w:rsid w:val="00EB5609"/>
    <w:rsid w:val="00EB6051"/>
    <w:rsid w:val="00EB60A4"/>
    <w:rsid w:val="00EB6506"/>
    <w:rsid w:val="00EB747F"/>
    <w:rsid w:val="00EC0AEB"/>
    <w:rsid w:val="00EC0C5D"/>
    <w:rsid w:val="00EC0D01"/>
    <w:rsid w:val="00EC1088"/>
    <w:rsid w:val="00EC1142"/>
    <w:rsid w:val="00EC11AC"/>
    <w:rsid w:val="00EC126F"/>
    <w:rsid w:val="00EC1CDD"/>
    <w:rsid w:val="00EC1E58"/>
    <w:rsid w:val="00EC37FC"/>
    <w:rsid w:val="00EC3CD2"/>
    <w:rsid w:val="00EC4F72"/>
    <w:rsid w:val="00EC53A4"/>
    <w:rsid w:val="00EC54F8"/>
    <w:rsid w:val="00EC58F1"/>
    <w:rsid w:val="00EC5E7B"/>
    <w:rsid w:val="00EC5ED7"/>
    <w:rsid w:val="00EC6911"/>
    <w:rsid w:val="00EC6939"/>
    <w:rsid w:val="00EC6E4D"/>
    <w:rsid w:val="00EC764F"/>
    <w:rsid w:val="00EC7A1C"/>
    <w:rsid w:val="00EC7E4F"/>
    <w:rsid w:val="00ED0023"/>
    <w:rsid w:val="00ED03C3"/>
    <w:rsid w:val="00ED090C"/>
    <w:rsid w:val="00ED0BE7"/>
    <w:rsid w:val="00ED1C76"/>
    <w:rsid w:val="00ED1CAE"/>
    <w:rsid w:val="00ED3438"/>
    <w:rsid w:val="00ED3A51"/>
    <w:rsid w:val="00ED4380"/>
    <w:rsid w:val="00ED5A78"/>
    <w:rsid w:val="00ED5C1E"/>
    <w:rsid w:val="00ED5EEF"/>
    <w:rsid w:val="00ED60DE"/>
    <w:rsid w:val="00ED6C1C"/>
    <w:rsid w:val="00ED6D29"/>
    <w:rsid w:val="00EE0448"/>
    <w:rsid w:val="00EE0646"/>
    <w:rsid w:val="00EE0B3A"/>
    <w:rsid w:val="00EE279D"/>
    <w:rsid w:val="00EE2C20"/>
    <w:rsid w:val="00EE3140"/>
    <w:rsid w:val="00EE37B2"/>
    <w:rsid w:val="00EE3868"/>
    <w:rsid w:val="00EE3E4A"/>
    <w:rsid w:val="00EE3EDC"/>
    <w:rsid w:val="00EE48E9"/>
    <w:rsid w:val="00EE524D"/>
    <w:rsid w:val="00EE60E0"/>
    <w:rsid w:val="00EE6684"/>
    <w:rsid w:val="00EE6846"/>
    <w:rsid w:val="00EE68B6"/>
    <w:rsid w:val="00EE6A4E"/>
    <w:rsid w:val="00EE6B54"/>
    <w:rsid w:val="00EF00D7"/>
    <w:rsid w:val="00EF016E"/>
    <w:rsid w:val="00EF07E7"/>
    <w:rsid w:val="00EF11B4"/>
    <w:rsid w:val="00EF1227"/>
    <w:rsid w:val="00EF1B5D"/>
    <w:rsid w:val="00EF1DD6"/>
    <w:rsid w:val="00EF1E63"/>
    <w:rsid w:val="00EF23CC"/>
    <w:rsid w:val="00EF2B37"/>
    <w:rsid w:val="00EF2C82"/>
    <w:rsid w:val="00EF323D"/>
    <w:rsid w:val="00EF5D90"/>
    <w:rsid w:val="00EF5EF8"/>
    <w:rsid w:val="00EF620E"/>
    <w:rsid w:val="00EF621D"/>
    <w:rsid w:val="00EF681D"/>
    <w:rsid w:val="00EF6D1C"/>
    <w:rsid w:val="00EF71CD"/>
    <w:rsid w:val="00EF72DB"/>
    <w:rsid w:val="00EF7717"/>
    <w:rsid w:val="00EF7C9A"/>
    <w:rsid w:val="00EF7E64"/>
    <w:rsid w:val="00F001BA"/>
    <w:rsid w:val="00F0035B"/>
    <w:rsid w:val="00F003AB"/>
    <w:rsid w:val="00F00662"/>
    <w:rsid w:val="00F009A8"/>
    <w:rsid w:val="00F00B33"/>
    <w:rsid w:val="00F00EC1"/>
    <w:rsid w:val="00F010C7"/>
    <w:rsid w:val="00F01356"/>
    <w:rsid w:val="00F016BF"/>
    <w:rsid w:val="00F02198"/>
    <w:rsid w:val="00F026EB"/>
    <w:rsid w:val="00F02EC4"/>
    <w:rsid w:val="00F03432"/>
    <w:rsid w:val="00F03564"/>
    <w:rsid w:val="00F03C3F"/>
    <w:rsid w:val="00F03DDE"/>
    <w:rsid w:val="00F042CB"/>
    <w:rsid w:val="00F050DF"/>
    <w:rsid w:val="00F05232"/>
    <w:rsid w:val="00F053D8"/>
    <w:rsid w:val="00F058A7"/>
    <w:rsid w:val="00F06075"/>
    <w:rsid w:val="00F06899"/>
    <w:rsid w:val="00F07679"/>
    <w:rsid w:val="00F076CD"/>
    <w:rsid w:val="00F07726"/>
    <w:rsid w:val="00F0786F"/>
    <w:rsid w:val="00F10015"/>
    <w:rsid w:val="00F105C3"/>
    <w:rsid w:val="00F1124C"/>
    <w:rsid w:val="00F1141B"/>
    <w:rsid w:val="00F11AA0"/>
    <w:rsid w:val="00F1364C"/>
    <w:rsid w:val="00F13A97"/>
    <w:rsid w:val="00F13CB6"/>
    <w:rsid w:val="00F13EBA"/>
    <w:rsid w:val="00F14018"/>
    <w:rsid w:val="00F141B5"/>
    <w:rsid w:val="00F14654"/>
    <w:rsid w:val="00F146D6"/>
    <w:rsid w:val="00F15482"/>
    <w:rsid w:val="00F15586"/>
    <w:rsid w:val="00F16EC1"/>
    <w:rsid w:val="00F17112"/>
    <w:rsid w:val="00F21608"/>
    <w:rsid w:val="00F225B8"/>
    <w:rsid w:val="00F230ED"/>
    <w:rsid w:val="00F2324D"/>
    <w:rsid w:val="00F23362"/>
    <w:rsid w:val="00F235B0"/>
    <w:rsid w:val="00F236FC"/>
    <w:rsid w:val="00F2460C"/>
    <w:rsid w:val="00F24654"/>
    <w:rsid w:val="00F25BE6"/>
    <w:rsid w:val="00F25EF7"/>
    <w:rsid w:val="00F265B6"/>
    <w:rsid w:val="00F27544"/>
    <w:rsid w:val="00F30C9B"/>
    <w:rsid w:val="00F30D1C"/>
    <w:rsid w:val="00F30DAC"/>
    <w:rsid w:val="00F310C0"/>
    <w:rsid w:val="00F313AF"/>
    <w:rsid w:val="00F32185"/>
    <w:rsid w:val="00F33506"/>
    <w:rsid w:val="00F33A3B"/>
    <w:rsid w:val="00F33E7B"/>
    <w:rsid w:val="00F346F4"/>
    <w:rsid w:val="00F354A8"/>
    <w:rsid w:val="00F3569C"/>
    <w:rsid w:val="00F3601E"/>
    <w:rsid w:val="00F36F1D"/>
    <w:rsid w:val="00F41A3B"/>
    <w:rsid w:val="00F4244A"/>
    <w:rsid w:val="00F425ED"/>
    <w:rsid w:val="00F4337B"/>
    <w:rsid w:val="00F433BE"/>
    <w:rsid w:val="00F43CF7"/>
    <w:rsid w:val="00F43D98"/>
    <w:rsid w:val="00F44B63"/>
    <w:rsid w:val="00F4508D"/>
    <w:rsid w:val="00F4526F"/>
    <w:rsid w:val="00F45C1A"/>
    <w:rsid w:val="00F4651E"/>
    <w:rsid w:val="00F46FAB"/>
    <w:rsid w:val="00F47581"/>
    <w:rsid w:val="00F47EE2"/>
    <w:rsid w:val="00F504F7"/>
    <w:rsid w:val="00F504FE"/>
    <w:rsid w:val="00F50599"/>
    <w:rsid w:val="00F50F58"/>
    <w:rsid w:val="00F51521"/>
    <w:rsid w:val="00F516A0"/>
    <w:rsid w:val="00F520A6"/>
    <w:rsid w:val="00F536A3"/>
    <w:rsid w:val="00F548A2"/>
    <w:rsid w:val="00F54DCE"/>
    <w:rsid w:val="00F54F50"/>
    <w:rsid w:val="00F5516E"/>
    <w:rsid w:val="00F555B2"/>
    <w:rsid w:val="00F56096"/>
    <w:rsid w:val="00F56A4D"/>
    <w:rsid w:val="00F56C4C"/>
    <w:rsid w:val="00F56DD9"/>
    <w:rsid w:val="00F608A3"/>
    <w:rsid w:val="00F60944"/>
    <w:rsid w:val="00F60DCE"/>
    <w:rsid w:val="00F61362"/>
    <w:rsid w:val="00F6187A"/>
    <w:rsid w:val="00F618DA"/>
    <w:rsid w:val="00F6239E"/>
    <w:rsid w:val="00F6362E"/>
    <w:rsid w:val="00F63AC6"/>
    <w:rsid w:val="00F63D56"/>
    <w:rsid w:val="00F64286"/>
    <w:rsid w:val="00F664EA"/>
    <w:rsid w:val="00F66809"/>
    <w:rsid w:val="00F66F6B"/>
    <w:rsid w:val="00F67169"/>
    <w:rsid w:val="00F67521"/>
    <w:rsid w:val="00F67B22"/>
    <w:rsid w:val="00F704C9"/>
    <w:rsid w:val="00F70759"/>
    <w:rsid w:val="00F70768"/>
    <w:rsid w:val="00F708DE"/>
    <w:rsid w:val="00F71070"/>
    <w:rsid w:val="00F714F3"/>
    <w:rsid w:val="00F71CEE"/>
    <w:rsid w:val="00F72145"/>
    <w:rsid w:val="00F72772"/>
    <w:rsid w:val="00F73190"/>
    <w:rsid w:val="00F73364"/>
    <w:rsid w:val="00F7361F"/>
    <w:rsid w:val="00F73836"/>
    <w:rsid w:val="00F75481"/>
    <w:rsid w:val="00F75CA3"/>
    <w:rsid w:val="00F76131"/>
    <w:rsid w:val="00F7790D"/>
    <w:rsid w:val="00F77E63"/>
    <w:rsid w:val="00F80216"/>
    <w:rsid w:val="00F80273"/>
    <w:rsid w:val="00F8041A"/>
    <w:rsid w:val="00F80D9C"/>
    <w:rsid w:val="00F8169E"/>
    <w:rsid w:val="00F81C24"/>
    <w:rsid w:val="00F8216D"/>
    <w:rsid w:val="00F8282E"/>
    <w:rsid w:val="00F83452"/>
    <w:rsid w:val="00F83949"/>
    <w:rsid w:val="00F83B96"/>
    <w:rsid w:val="00F83E92"/>
    <w:rsid w:val="00F841C6"/>
    <w:rsid w:val="00F8429F"/>
    <w:rsid w:val="00F84CFD"/>
    <w:rsid w:val="00F84F0F"/>
    <w:rsid w:val="00F85709"/>
    <w:rsid w:val="00F85A97"/>
    <w:rsid w:val="00F85E22"/>
    <w:rsid w:val="00F87E51"/>
    <w:rsid w:val="00F901F9"/>
    <w:rsid w:val="00F90237"/>
    <w:rsid w:val="00F913B0"/>
    <w:rsid w:val="00F918D2"/>
    <w:rsid w:val="00F91AB7"/>
    <w:rsid w:val="00F91D88"/>
    <w:rsid w:val="00F92067"/>
    <w:rsid w:val="00F926B4"/>
    <w:rsid w:val="00F92BD9"/>
    <w:rsid w:val="00F92C91"/>
    <w:rsid w:val="00F940F3"/>
    <w:rsid w:val="00F94966"/>
    <w:rsid w:val="00F94ACE"/>
    <w:rsid w:val="00F95436"/>
    <w:rsid w:val="00F9613C"/>
    <w:rsid w:val="00F963EE"/>
    <w:rsid w:val="00F9690B"/>
    <w:rsid w:val="00F96DE6"/>
    <w:rsid w:val="00F97553"/>
    <w:rsid w:val="00F97AC5"/>
    <w:rsid w:val="00F97C50"/>
    <w:rsid w:val="00F97F42"/>
    <w:rsid w:val="00FA0401"/>
    <w:rsid w:val="00FA040D"/>
    <w:rsid w:val="00FA0DCC"/>
    <w:rsid w:val="00FA1445"/>
    <w:rsid w:val="00FA1560"/>
    <w:rsid w:val="00FA1629"/>
    <w:rsid w:val="00FA17CB"/>
    <w:rsid w:val="00FA1C70"/>
    <w:rsid w:val="00FA2AFB"/>
    <w:rsid w:val="00FA2E33"/>
    <w:rsid w:val="00FA3FB2"/>
    <w:rsid w:val="00FA4EAC"/>
    <w:rsid w:val="00FA54B9"/>
    <w:rsid w:val="00FA5D94"/>
    <w:rsid w:val="00FA5F28"/>
    <w:rsid w:val="00FA6024"/>
    <w:rsid w:val="00FA620D"/>
    <w:rsid w:val="00FA62AF"/>
    <w:rsid w:val="00FA65FB"/>
    <w:rsid w:val="00FA6B80"/>
    <w:rsid w:val="00FA7301"/>
    <w:rsid w:val="00FA7362"/>
    <w:rsid w:val="00FB0A1B"/>
    <w:rsid w:val="00FB0C4D"/>
    <w:rsid w:val="00FB0DEF"/>
    <w:rsid w:val="00FB2174"/>
    <w:rsid w:val="00FB21C2"/>
    <w:rsid w:val="00FB26A5"/>
    <w:rsid w:val="00FB2D10"/>
    <w:rsid w:val="00FB2EB2"/>
    <w:rsid w:val="00FB2F38"/>
    <w:rsid w:val="00FB3293"/>
    <w:rsid w:val="00FB33F2"/>
    <w:rsid w:val="00FB3C05"/>
    <w:rsid w:val="00FB3E7D"/>
    <w:rsid w:val="00FB46C8"/>
    <w:rsid w:val="00FB474B"/>
    <w:rsid w:val="00FB531F"/>
    <w:rsid w:val="00FB55FE"/>
    <w:rsid w:val="00FB5770"/>
    <w:rsid w:val="00FB57B2"/>
    <w:rsid w:val="00FB5B06"/>
    <w:rsid w:val="00FB5CFF"/>
    <w:rsid w:val="00FB62C5"/>
    <w:rsid w:val="00FB6487"/>
    <w:rsid w:val="00FB64F9"/>
    <w:rsid w:val="00FB65D8"/>
    <w:rsid w:val="00FC0518"/>
    <w:rsid w:val="00FC2266"/>
    <w:rsid w:val="00FC23F7"/>
    <w:rsid w:val="00FC27F1"/>
    <w:rsid w:val="00FC29F5"/>
    <w:rsid w:val="00FC30C4"/>
    <w:rsid w:val="00FC3626"/>
    <w:rsid w:val="00FC40D4"/>
    <w:rsid w:val="00FC40DA"/>
    <w:rsid w:val="00FC4521"/>
    <w:rsid w:val="00FC4EC5"/>
    <w:rsid w:val="00FC57C3"/>
    <w:rsid w:val="00FC59F3"/>
    <w:rsid w:val="00FC5D6E"/>
    <w:rsid w:val="00FC6B98"/>
    <w:rsid w:val="00FC7581"/>
    <w:rsid w:val="00FC7745"/>
    <w:rsid w:val="00FC7759"/>
    <w:rsid w:val="00FC78FF"/>
    <w:rsid w:val="00FC7BE9"/>
    <w:rsid w:val="00FC7D1F"/>
    <w:rsid w:val="00FC7EFD"/>
    <w:rsid w:val="00FD0604"/>
    <w:rsid w:val="00FD0CF3"/>
    <w:rsid w:val="00FD1C26"/>
    <w:rsid w:val="00FD1E5C"/>
    <w:rsid w:val="00FD266E"/>
    <w:rsid w:val="00FD2963"/>
    <w:rsid w:val="00FD2F75"/>
    <w:rsid w:val="00FD3322"/>
    <w:rsid w:val="00FD3EB9"/>
    <w:rsid w:val="00FD450A"/>
    <w:rsid w:val="00FD4796"/>
    <w:rsid w:val="00FD4A01"/>
    <w:rsid w:val="00FD5D11"/>
    <w:rsid w:val="00FD5EEC"/>
    <w:rsid w:val="00FD600C"/>
    <w:rsid w:val="00FD6A6A"/>
    <w:rsid w:val="00FD6EDB"/>
    <w:rsid w:val="00FD7378"/>
    <w:rsid w:val="00FD7751"/>
    <w:rsid w:val="00FD791A"/>
    <w:rsid w:val="00FD7A4B"/>
    <w:rsid w:val="00FD7E63"/>
    <w:rsid w:val="00FE0372"/>
    <w:rsid w:val="00FE05A9"/>
    <w:rsid w:val="00FE08AF"/>
    <w:rsid w:val="00FE0CAD"/>
    <w:rsid w:val="00FE1DF9"/>
    <w:rsid w:val="00FE2A40"/>
    <w:rsid w:val="00FE3616"/>
    <w:rsid w:val="00FE397C"/>
    <w:rsid w:val="00FE39D9"/>
    <w:rsid w:val="00FE3B9C"/>
    <w:rsid w:val="00FE4138"/>
    <w:rsid w:val="00FE463B"/>
    <w:rsid w:val="00FE4D89"/>
    <w:rsid w:val="00FE5630"/>
    <w:rsid w:val="00FE60F6"/>
    <w:rsid w:val="00FE67DC"/>
    <w:rsid w:val="00FE69B8"/>
    <w:rsid w:val="00FE6AAB"/>
    <w:rsid w:val="00FE6AAF"/>
    <w:rsid w:val="00FE6C73"/>
    <w:rsid w:val="00FE6EC8"/>
    <w:rsid w:val="00FE7E86"/>
    <w:rsid w:val="00FF0116"/>
    <w:rsid w:val="00FF0D52"/>
    <w:rsid w:val="00FF1641"/>
    <w:rsid w:val="00FF2B2A"/>
    <w:rsid w:val="00FF2BBD"/>
    <w:rsid w:val="00FF3EBE"/>
    <w:rsid w:val="00FF5495"/>
    <w:rsid w:val="00FF5B2F"/>
    <w:rsid w:val="00FF5BBE"/>
    <w:rsid w:val="00FF5BE7"/>
    <w:rsid w:val="00FF6B55"/>
    <w:rsid w:val="00FF7521"/>
    <w:rsid w:val="00FF7B11"/>
    <w:rsid w:val="012D92EC"/>
    <w:rsid w:val="01398D33"/>
    <w:rsid w:val="01897FDF"/>
    <w:rsid w:val="019EE08A"/>
    <w:rsid w:val="01E34130"/>
    <w:rsid w:val="01E51FCF"/>
    <w:rsid w:val="01FB11E0"/>
    <w:rsid w:val="0205D889"/>
    <w:rsid w:val="021544B9"/>
    <w:rsid w:val="021A326A"/>
    <w:rsid w:val="0256BE59"/>
    <w:rsid w:val="02637E58"/>
    <w:rsid w:val="02F4923F"/>
    <w:rsid w:val="036C861B"/>
    <w:rsid w:val="0394E032"/>
    <w:rsid w:val="03B90E51"/>
    <w:rsid w:val="049F1568"/>
    <w:rsid w:val="04CF3311"/>
    <w:rsid w:val="04DAC71A"/>
    <w:rsid w:val="04FB8E24"/>
    <w:rsid w:val="04FC1C9F"/>
    <w:rsid w:val="050E5490"/>
    <w:rsid w:val="05C1EFAA"/>
    <w:rsid w:val="062994D9"/>
    <w:rsid w:val="0630C4AD"/>
    <w:rsid w:val="068AE93F"/>
    <w:rsid w:val="06AD8C08"/>
    <w:rsid w:val="06AFB5AE"/>
    <w:rsid w:val="06E899B7"/>
    <w:rsid w:val="06F092A9"/>
    <w:rsid w:val="07166183"/>
    <w:rsid w:val="073E963E"/>
    <w:rsid w:val="074E3701"/>
    <w:rsid w:val="07F6316E"/>
    <w:rsid w:val="0812986D"/>
    <w:rsid w:val="0851DDEC"/>
    <w:rsid w:val="085446E9"/>
    <w:rsid w:val="086AA8A1"/>
    <w:rsid w:val="08CDCA19"/>
    <w:rsid w:val="08CE4F5A"/>
    <w:rsid w:val="09193958"/>
    <w:rsid w:val="09DD61F9"/>
    <w:rsid w:val="09F580C3"/>
    <w:rsid w:val="0A3C512E"/>
    <w:rsid w:val="0A9A01EC"/>
    <w:rsid w:val="0B427B17"/>
    <w:rsid w:val="0B461F97"/>
    <w:rsid w:val="0B4ECEF2"/>
    <w:rsid w:val="0B620DE8"/>
    <w:rsid w:val="0BD2CFBF"/>
    <w:rsid w:val="0BFF6596"/>
    <w:rsid w:val="0C672E24"/>
    <w:rsid w:val="0CB3F746"/>
    <w:rsid w:val="0D043734"/>
    <w:rsid w:val="0D86CC8F"/>
    <w:rsid w:val="0DA2E79A"/>
    <w:rsid w:val="0DA7FB2E"/>
    <w:rsid w:val="0E17F409"/>
    <w:rsid w:val="0E40A653"/>
    <w:rsid w:val="0E7A667D"/>
    <w:rsid w:val="0EA395B0"/>
    <w:rsid w:val="0EE323E8"/>
    <w:rsid w:val="0F52F9D9"/>
    <w:rsid w:val="0F9401D4"/>
    <w:rsid w:val="0F965E77"/>
    <w:rsid w:val="10F58F04"/>
    <w:rsid w:val="11141782"/>
    <w:rsid w:val="1158B4CA"/>
    <w:rsid w:val="12171709"/>
    <w:rsid w:val="126B4023"/>
    <w:rsid w:val="12CFD1B8"/>
    <w:rsid w:val="134EBA28"/>
    <w:rsid w:val="13759108"/>
    <w:rsid w:val="149E7739"/>
    <w:rsid w:val="14B4BC19"/>
    <w:rsid w:val="14C86430"/>
    <w:rsid w:val="14FB5E47"/>
    <w:rsid w:val="1545C9B0"/>
    <w:rsid w:val="15ADF97F"/>
    <w:rsid w:val="16187E0A"/>
    <w:rsid w:val="1635F99F"/>
    <w:rsid w:val="1646BF0F"/>
    <w:rsid w:val="1652760A"/>
    <w:rsid w:val="166772D3"/>
    <w:rsid w:val="169F0DFD"/>
    <w:rsid w:val="16C5D766"/>
    <w:rsid w:val="173487B2"/>
    <w:rsid w:val="173804A8"/>
    <w:rsid w:val="1751392B"/>
    <w:rsid w:val="17994E32"/>
    <w:rsid w:val="17EB62A8"/>
    <w:rsid w:val="17EF2BB7"/>
    <w:rsid w:val="17F11FAF"/>
    <w:rsid w:val="1931A77B"/>
    <w:rsid w:val="1945CA87"/>
    <w:rsid w:val="1949B2CD"/>
    <w:rsid w:val="19BE31F8"/>
    <w:rsid w:val="19FD788A"/>
    <w:rsid w:val="1A004157"/>
    <w:rsid w:val="1A0CBECD"/>
    <w:rsid w:val="1A656137"/>
    <w:rsid w:val="1A93131F"/>
    <w:rsid w:val="1B3B559B"/>
    <w:rsid w:val="1B565FD7"/>
    <w:rsid w:val="1B8B8C57"/>
    <w:rsid w:val="1BD1C078"/>
    <w:rsid w:val="1C06A388"/>
    <w:rsid w:val="1C3F651B"/>
    <w:rsid w:val="1CEACE96"/>
    <w:rsid w:val="1D097D20"/>
    <w:rsid w:val="1D122A02"/>
    <w:rsid w:val="1D523AFA"/>
    <w:rsid w:val="1DB7C886"/>
    <w:rsid w:val="1DDDB92D"/>
    <w:rsid w:val="1E3FBF6B"/>
    <w:rsid w:val="1E7F8078"/>
    <w:rsid w:val="1F05ADCA"/>
    <w:rsid w:val="1F659425"/>
    <w:rsid w:val="1F6B2E27"/>
    <w:rsid w:val="1F8D8386"/>
    <w:rsid w:val="1FAF7194"/>
    <w:rsid w:val="201878AA"/>
    <w:rsid w:val="20500C79"/>
    <w:rsid w:val="205DD87F"/>
    <w:rsid w:val="206AA7D4"/>
    <w:rsid w:val="207F8C1B"/>
    <w:rsid w:val="20C6C766"/>
    <w:rsid w:val="20FCD7F9"/>
    <w:rsid w:val="21111719"/>
    <w:rsid w:val="21792A21"/>
    <w:rsid w:val="21905C3A"/>
    <w:rsid w:val="21C74668"/>
    <w:rsid w:val="22134A99"/>
    <w:rsid w:val="22345763"/>
    <w:rsid w:val="22B8CF5A"/>
    <w:rsid w:val="24314C4D"/>
    <w:rsid w:val="24BBCAF4"/>
    <w:rsid w:val="2592A4B8"/>
    <w:rsid w:val="260D6DEA"/>
    <w:rsid w:val="2684CB67"/>
    <w:rsid w:val="26A094DA"/>
    <w:rsid w:val="26E7B9E1"/>
    <w:rsid w:val="26EE3E90"/>
    <w:rsid w:val="26FA1404"/>
    <w:rsid w:val="274C0159"/>
    <w:rsid w:val="27E5F1EB"/>
    <w:rsid w:val="28594749"/>
    <w:rsid w:val="28971CE8"/>
    <w:rsid w:val="28A295B2"/>
    <w:rsid w:val="28B84842"/>
    <w:rsid w:val="295A2FAF"/>
    <w:rsid w:val="2A35E208"/>
    <w:rsid w:val="2A42CF63"/>
    <w:rsid w:val="2ABD31CA"/>
    <w:rsid w:val="2B15D377"/>
    <w:rsid w:val="2BE0D2F4"/>
    <w:rsid w:val="2BF20927"/>
    <w:rsid w:val="2C9414CF"/>
    <w:rsid w:val="2CC8F9C8"/>
    <w:rsid w:val="2CF83899"/>
    <w:rsid w:val="2E65BDC6"/>
    <w:rsid w:val="2E747106"/>
    <w:rsid w:val="2F264DAF"/>
    <w:rsid w:val="2F268001"/>
    <w:rsid w:val="2F8760C9"/>
    <w:rsid w:val="2FBD4E0B"/>
    <w:rsid w:val="2FE84C87"/>
    <w:rsid w:val="30887236"/>
    <w:rsid w:val="30EB62B6"/>
    <w:rsid w:val="3213E453"/>
    <w:rsid w:val="32B04CA2"/>
    <w:rsid w:val="32BD206C"/>
    <w:rsid w:val="32EE2D7D"/>
    <w:rsid w:val="336947E7"/>
    <w:rsid w:val="3371DE3D"/>
    <w:rsid w:val="33F5CC2C"/>
    <w:rsid w:val="3419455A"/>
    <w:rsid w:val="342BD73A"/>
    <w:rsid w:val="34426DE4"/>
    <w:rsid w:val="34514B56"/>
    <w:rsid w:val="3499C056"/>
    <w:rsid w:val="34BA472B"/>
    <w:rsid w:val="34BEA30A"/>
    <w:rsid w:val="3577F3F0"/>
    <w:rsid w:val="3580431E"/>
    <w:rsid w:val="35A58FDB"/>
    <w:rsid w:val="35E4DF90"/>
    <w:rsid w:val="36142815"/>
    <w:rsid w:val="37628AE5"/>
    <w:rsid w:val="37824E5A"/>
    <w:rsid w:val="37D12F2B"/>
    <w:rsid w:val="385D32D4"/>
    <w:rsid w:val="3941BC37"/>
    <w:rsid w:val="39A3CCAD"/>
    <w:rsid w:val="3A240F57"/>
    <w:rsid w:val="3A3BC2F3"/>
    <w:rsid w:val="3A903969"/>
    <w:rsid w:val="3AB12D8E"/>
    <w:rsid w:val="3AC74811"/>
    <w:rsid w:val="3B3785CC"/>
    <w:rsid w:val="3B5AC687"/>
    <w:rsid w:val="3BBA76D8"/>
    <w:rsid w:val="3BC333A9"/>
    <w:rsid w:val="3CE40B2E"/>
    <w:rsid w:val="3D253D3B"/>
    <w:rsid w:val="3D54DE8B"/>
    <w:rsid w:val="3D9DBD13"/>
    <w:rsid w:val="3DB0FCE7"/>
    <w:rsid w:val="3DB51B2A"/>
    <w:rsid w:val="3DC8DC49"/>
    <w:rsid w:val="3DD949EC"/>
    <w:rsid w:val="3E2155EF"/>
    <w:rsid w:val="3E686C65"/>
    <w:rsid w:val="3E72D95B"/>
    <w:rsid w:val="3EF13D28"/>
    <w:rsid w:val="3FB85B90"/>
    <w:rsid w:val="3FF5EC2D"/>
    <w:rsid w:val="3FFFA737"/>
    <w:rsid w:val="40CAB9E0"/>
    <w:rsid w:val="410D226C"/>
    <w:rsid w:val="41450EEB"/>
    <w:rsid w:val="416CC971"/>
    <w:rsid w:val="4173F2C6"/>
    <w:rsid w:val="41B9440B"/>
    <w:rsid w:val="41CBEF87"/>
    <w:rsid w:val="4239206A"/>
    <w:rsid w:val="4274870A"/>
    <w:rsid w:val="42C1AAE6"/>
    <w:rsid w:val="43095B27"/>
    <w:rsid w:val="435971EC"/>
    <w:rsid w:val="442CFC3E"/>
    <w:rsid w:val="44AF4E09"/>
    <w:rsid w:val="44D0F2AB"/>
    <w:rsid w:val="45521C57"/>
    <w:rsid w:val="45A6D232"/>
    <w:rsid w:val="47037BE7"/>
    <w:rsid w:val="47144185"/>
    <w:rsid w:val="4721DC83"/>
    <w:rsid w:val="477DF258"/>
    <w:rsid w:val="47EEB9CB"/>
    <w:rsid w:val="481FE01E"/>
    <w:rsid w:val="484F5A3E"/>
    <w:rsid w:val="49206F6D"/>
    <w:rsid w:val="498430DE"/>
    <w:rsid w:val="49A17F97"/>
    <w:rsid w:val="49A2737C"/>
    <w:rsid w:val="49C34E85"/>
    <w:rsid w:val="49FBE630"/>
    <w:rsid w:val="4A0A3261"/>
    <w:rsid w:val="4A1CCB52"/>
    <w:rsid w:val="4A2AD6B5"/>
    <w:rsid w:val="4A3A1C80"/>
    <w:rsid w:val="4A52C8E2"/>
    <w:rsid w:val="4A859A5D"/>
    <w:rsid w:val="4AD7B293"/>
    <w:rsid w:val="4AF402CA"/>
    <w:rsid w:val="4C280B1D"/>
    <w:rsid w:val="4C394CFE"/>
    <w:rsid w:val="4C4AA315"/>
    <w:rsid w:val="4C60A0D1"/>
    <w:rsid w:val="4C89619A"/>
    <w:rsid w:val="4CCC29BE"/>
    <w:rsid w:val="4CEBB6FA"/>
    <w:rsid w:val="4D1322A7"/>
    <w:rsid w:val="4D810FFD"/>
    <w:rsid w:val="4DE8E035"/>
    <w:rsid w:val="4E2C2214"/>
    <w:rsid w:val="4E62CA4C"/>
    <w:rsid w:val="4F1F8BC2"/>
    <w:rsid w:val="4F35CD5A"/>
    <w:rsid w:val="4FB65310"/>
    <w:rsid w:val="4FDF772E"/>
    <w:rsid w:val="4FF69B76"/>
    <w:rsid w:val="5013ACDA"/>
    <w:rsid w:val="50D1A230"/>
    <w:rsid w:val="510BB27F"/>
    <w:rsid w:val="514C0EBC"/>
    <w:rsid w:val="51734263"/>
    <w:rsid w:val="51934158"/>
    <w:rsid w:val="51CF7182"/>
    <w:rsid w:val="51E4EA8F"/>
    <w:rsid w:val="5209C7C3"/>
    <w:rsid w:val="5233785A"/>
    <w:rsid w:val="52E323BD"/>
    <w:rsid w:val="53050898"/>
    <w:rsid w:val="530D5EE7"/>
    <w:rsid w:val="538CFD0E"/>
    <w:rsid w:val="53B9A9BD"/>
    <w:rsid w:val="53CD21E0"/>
    <w:rsid w:val="53D33889"/>
    <w:rsid w:val="53FDFD96"/>
    <w:rsid w:val="54092E5F"/>
    <w:rsid w:val="5496C9F5"/>
    <w:rsid w:val="54BC0707"/>
    <w:rsid w:val="54DEEF06"/>
    <w:rsid w:val="5510CA65"/>
    <w:rsid w:val="551E9891"/>
    <w:rsid w:val="55330AE2"/>
    <w:rsid w:val="55A98F88"/>
    <w:rsid w:val="55C5B0CC"/>
    <w:rsid w:val="55F4DA31"/>
    <w:rsid w:val="5687829B"/>
    <w:rsid w:val="5696406E"/>
    <w:rsid w:val="56FFA626"/>
    <w:rsid w:val="5711AD69"/>
    <w:rsid w:val="571967C2"/>
    <w:rsid w:val="57263834"/>
    <w:rsid w:val="5781C277"/>
    <w:rsid w:val="57A9EA03"/>
    <w:rsid w:val="57FA4F75"/>
    <w:rsid w:val="58165199"/>
    <w:rsid w:val="595F7BBA"/>
    <w:rsid w:val="59BCBC4D"/>
    <w:rsid w:val="5A5A96EE"/>
    <w:rsid w:val="5B1BD428"/>
    <w:rsid w:val="5B28B722"/>
    <w:rsid w:val="5B346D39"/>
    <w:rsid w:val="5BAD5D8B"/>
    <w:rsid w:val="5C0CA0AA"/>
    <w:rsid w:val="5C1333FE"/>
    <w:rsid w:val="5C29737D"/>
    <w:rsid w:val="5C330C68"/>
    <w:rsid w:val="5CF05810"/>
    <w:rsid w:val="5D3644D4"/>
    <w:rsid w:val="5DE59413"/>
    <w:rsid w:val="5DEBE63A"/>
    <w:rsid w:val="5E1F6CE0"/>
    <w:rsid w:val="5E44C7F4"/>
    <w:rsid w:val="5F17536A"/>
    <w:rsid w:val="5F3CA8C0"/>
    <w:rsid w:val="5F497764"/>
    <w:rsid w:val="5F708383"/>
    <w:rsid w:val="5F97867B"/>
    <w:rsid w:val="5FDF45F1"/>
    <w:rsid w:val="5FE6773E"/>
    <w:rsid w:val="5FE92663"/>
    <w:rsid w:val="60150993"/>
    <w:rsid w:val="60DC339B"/>
    <w:rsid w:val="616C8699"/>
    <w:rsid w:val="616CC878"/>
    <w:rsid w:val="61CC4FFB"/>
    <w:rsid w:val="62550385"/>
    <w:rsid w:val="629961EC"/>
    <w:rsid w:val="631BFB0B"/>
    <w:rsid w:val="6349132E"/>
    <w:rsid w:val="63492377"/>
    <w:rsid w:val="6359473B"/>
    <w:rsid w:val="63752EB7"/>
    <w:rsid w:val="63AD52E8"/>
    <w:rsid w:val="641E2CCE"/>
    <w:rsid w:val="643789E9"/>
    <w:rsid w:val="64462308"/>
    <w:rsid w:val="6538DEB4"/>
    <w:rsid w:val="657DB1E3"/>
    <w:rsid w:val="65DC28EB"/>
    <w:rsid w:val="6600F6EA"/>
    <w:rsid w:val="660E9CFE"/>
    <w:rsid w:val="664B0985"/>
    <w:rsid w:val="66B9CBC3"/>
    <w:rsid w:val="6749677E"/>
    <w:rsid w:val="6783E012"/>
    <w:rsid w:val="679D4346"/>
    <w:rsid w:val="67CE7451"/>
    <w:rsid w:val="6803FCB8"/>
    <w:rsid w:val="68210E34"/>
    <w:rsid w:val="684B2B43"/>
    <w:rsid w:val="6878FF61"/>
    <w:rsid w:val="68AE2B2F"/>
    <w:rsid w:val="68C5720B"/>
    <w:rsid w:val="68E2075E"/>
    <w:rsid w:val="68EFF192"/>
    <w:rsid w:val="6905FD4C"/>
    <w:rsid w:val="69A97345"/>
    <w:rsid w:val="69BB0253"/>
    <w:rsid w:val="69D485C5"/>
    <w:rsid w:val="6A056C5C"/>
    <w:rsid w:val="6B194277"/>
    <w:rsid w:val="6B3AC5D5"/>
    <w:rsid w:val="6B3B2529"/>
    <w:rsid w:val="6B87133A"/>
    <w:rsid w:val="6BE7A518"/>
    <w:rsid w:val="6BFD4DA0"/>
    <w:rsid w:val="6C076F96"/>
    <w:rsid w:val="6C5E6F8E"/>
    <w:rsid w:val="6C769C9A"/>
    <w:rsid w:val="6C849A71"/>
    <w:rsid w:val="6CBD1F80"/>
    <w:rsid w:val="6D4F48B4"/>
    <w:rsid w:val="6DED908E"/>
    <w:rsid w:val="6DFEA886"/>
    <w:rsid w:val="6E0BE733"/>
    <w:rsid w:val="6E17CF03"/>
    <w:rsid w:val="6E792FDF"/>
    <w:rsid w:val="6E92A3C9"/>
    <w:rsid w:val="6EB2598C"/>
    <w:rsid w:val="6F0499A3"/>
    <w:rsid w:val="6F18F204"/>
    <w:rsid w:val="6F7D0652"/>
    <w:rsid w:val="6F7D2E69"/>
    <w:rsid w:val="6F846E26"/>
    <w:rsid w:val="6F92F3F7"/>
    <w:rsid w:val="702DCADA"/>
    <w:rsid w:val="70448876"/>
    <w:rsid w:val="70515E06"/>
    <w:rsid w:val="70D3BD7C"/>
    <w:rsid w:val="70ECD498"/>
    <w:rsid w:val="7104AC75"/>
    <w:rsid w:val="712B1183"/>
    <w:rsid w:val="71A15C39"/>
    <w:rsid w:val="71BE3B7B"/>
    <w:rsid w:val="71C48B17"/>
    <w:rsid w:val="71C7A5B2"/>
    <w:rsid w:val="71EA5904"/>
    <w:rsid w:val="71F265FF"/>
    <w:rsid w:val="720E0FC8"/>
    <w:rsid w:val="723F96E8"/>
    <w:rsid w:val="72CBEDE0"/>
    <w:rsid w:val="72DD215A"/>
    <w:rsid w:val="72E36D75"/>
    <w:rsid w:val="72F70BFB"/>
    <w:rsid w:val="731C46E5"/>
    <w:rsid w:val="73C8F705"/>
    <w:rsid w:val="743C4D37"/>
    <w:rsid w:val="74D8E5E1"/>
    <w:rsid w:val="7518AB8C"/>
    <w:rsid w:val="7524FDCB"/>
    <w:rsid w:val="7526AB25"/>
    <w:rsid w:val="754FC3AB"/>
    <w:rsid w:val="7590C09C"/>
    <w:rsid w:val="75D81C53"/>
    <w:rsid w:val="75F4DC62"/>
    <w:rsid w:val="76818889"/>
    <w:rsid w:val="7690F211"/>
    <w:rsid w:val="76B1FD59"/>
    <w:rsid w:val="76B73B45"/>
    <w:rsid w:val="76C11423"/>
    <w:rsid w:val="76E7B184"/>
    <w:rsid w:val="76EBC563"/>
    <w:rsid w:val="77291DD0"/>
    <w:rsid w:val="7744E5BA"/>
    <w:rsid w:val="77919DD8"/>
    <w:rsid w:val="77B23243"/>
    <w:rsid w:val="780C5427"/>
    <w:rsid w:val="784973CB"/>
    <w:rsid w:val="78A161F4"/>
    <w:rsid w:val="78B69E79"/>
    <w:rsid w:val="78D2AB3C"/>
    <w:rsid w:val="78EB02BD"/>
    <w:rsid w:val="78FFA2AF"/>
    <w:rsid w:val="791E903B"/>
    <w:rsid w:val="793ABD3D"/>
    <w:rsid w:val="794F57EB"/>
    <w:rsid w:val="799FE532"/>
    <w:rsid w:val="7A3F5AEC"/>
    <w:rsid w:val="7A69A5F9"/>
    <w:rsid w:val="7A901D33"/>
    <w:rsid w:val="7AD116D1"/>
    <w:rsid w:val="7B2C00E7"/>
    <w:rsid w:val="7B434C30"/>
    <w:rsid w:val="7B9E3863"/>
    <w:rsid w:val="7BA37BB7"/>
    <w:rsid w:val="7BD708DA"/>
    <w:rsid w:val="7C468C42"/>
    <w:rsid w:val="7C4EEA54"/>
    <w:rsid w:val="7C64FB9A"/>
    <w:rsid w:val="7C675A81"/>
    <w:rsid w:val="7CB20DC9"/>
    <w:rsid w:val="7CD6A9FD"/>
    <w:rsid w:val="7CE46B62"/>
    <w:rsid w:val="7CEB17C6"/>
    <w:rsid w:val="7D6EF3F3"/>
    <w:rsid w:val="7D8FD493"/>
    <w:rsid w:val="7DE7879E"/>
    <w:rsid w:val="7DECA003"/>
    <w:rsid w:val="7E6444C9"/>
    <w:rsid w:val="7E6CACE8"/>
    <w:rsid w:val="7EA44732"/>
    <w:rsid w:val="7ED3FA83"/>
    <w:rsid w:val="7F1B3839"/>
    <w:rsid w:val="7FE3BAF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4BD86"/>
  <w15:docId w15:val="{B8FB9D2C-A982-4C74-9E57-207B2A3A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20FA8"/>
    <w:pPr>
      <w:spacing w:after="10" w:line="250" w:lineRule="auto"/>
      <w:ind w:left="11" w:hanging="11"/>
    </w:pPr>
    <w:rPr>
      <w:rFonts w:ascii="Open Sans" w:eastAsia="Open Sans" w:hAnsi="Open Sans" w:cs="Open Sans"/>
      <w:color w:val="110F0D"/>
      <w:sz w:val="19"/>
    </w:rPr>
  </w:style>
  <w:style w:type="paragraph" w:styleId="Kop1">
    <w:name w:val="heading 1"/>
    <w:basedOn w:val="Standaard"/>
    <w:next w:val="Standaard"/>
    <w:link w:val="Kop1Char"/>
    <w:uiPriority w:val="9"/>
    <w:qFormat/>
    <w:rsid w:val="008B6C95"/>
    <w:pPr>
      <w:keepNext/>
      <w:keepLines/>
      <w:numPr>
        <w:numId w:val="3"/>
      </w:numPr>
      <w:spacing w:before="200" w:after="0" w:line="264" w:lineRule="auto"/>
      <w:ind w:right="238"/>
      <w:outlineLvl w:val="0"/>
    </w:pPr>
    <w:rPr>
      <w:rFonts w:ascii="Open Sans SemiBold" w:eastAsia="Calibri" w:hAnsi="Open Sans SemiBold" w:cs="Calibri"/>
      <w:b/>
      <w:sz w:val="24"/>
    </w:rPr>
  </w:style>
  <w:style w:type="paragraph" w:styleId="Kop2">
    <w:name w:val="heading 2"/>
    <w:basedOn w:val="Kop1"/>
    <w:next w:val="Standaard"/>
    <w:link w:val="Kop2Char"/>
    <w:uiPriority w:val="9"/>
    <w:unhideWhenUsed/>
    <w:qFormat/>
    <w:rsid w:val="00E0559F"/>
    <w:pPr>
      <w:numPr>
        <w:ilvl w:val="1"/>
      </w:numPr>
      <w:ind w:left="567" w:hanging="567"/>
      <w:outlineLvl w:val="1"/>
    </w:pPr>
  </w:style>
  <w:style w:type="paragraph" w:styleId="Kop3">
    <w:name w:val="heading 3"/>
    <w:basedOn w:val="Kop2"/>
    <w:next w:val="Standaard"/>
    <w:link w:val="Kop3Char"/>
    <w:uiPriority w:val="9"/>
    <w:unhideWhenUsed/>
    <w:qFormat/>
    <w:rsid w:val="00477816"/>
    <w:pPr>
      <w:numPr>
        <w:ilvl w:val="2"/>
      </w:numPr>
      <w:ind w:left="737" w:hanging="737"/>
      <w:outlineLvl w:val="2"/>
    </w:pPr>
  </w:style>
  <w:style w:type="paragraph" w:styleId="Kop4">
    <w:name w:val="heading 4"/>
    <w:basedOn w:val="Standaard"/>
    <w:next w:val="Standaard"/>
    <w:link w:val="Kop4Char"/>
    <w:uiPriority w:val="9"/>
    <w:unhideWhenUsed/>
    <w:qFormat/>
    <w:rsid w:val="00686CF3"/>
    <w:pPr>
      <w:keepNext/>
      <w:keepLines/>
      <w:spacing w:before="190" w:after="0"/>
      <w:ind w:right="238"/>
      <w:outlineLvl w:val="3"/>
    </w:pPr>
    <w:rPr>
      <w:rFonts w:eastAsiaTheme="majorEastAsia" w:cstheme="majorBidi"/>
      <w:i/>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8B6C95"/>
    <w:rPr>
      <w:rFonts w:ascii="Open Sans SemiBold" w:eastAsia="Calibri" w:hAnsi="Open Sans SemiBold" w:cs="Calibri"/>
      <w:b/>
      <w:color w:val="110F0D"/>
    </w:rPr>
  </w:style>
  <w:style w:type="character" w:customStyle="1" w:styleId="Kop4Char">
    <w:name w:val="Kop 4 Char"/>
    <w:basedOn w:val="Standaardalinea-lettertype"/>
    <w:link w:val="Kop4"/>
    <w:uiPriority w:val="9"/>
    <w:rsid w:val="00686CF3"/>
    <w:rPr>
      <w:rFonts w:ascii="Open Sans" w:eastAsiaTheme="majorEastAsia" w:hAnsi="Open Sans" w:cstheme="majorBidi"/>
      <w:i/>
      <w:iCs/>
      <w:color w:val="000000" w:themeColor="text1"/>
      <w:sz w:val="19"/>
    </w:rPr>
  </w:style>
  <w:style w:type="character" w:styleId="Hyperlink">
    <w:name w:val="Hyperlink"/>
    <w:basedOn w:val="Standaardalinea-lettertype"/>
    <w:uiPriority w:val="99"/>
    <w:unhideWhenUsed/>
    <w:rsid w:val="00EC6911"/>
    <w:rPr>
      <w:color w:val="0563C1" w:themeColor="hyperlink"/>
      <w:u w:val="single"/>
    </w:rPr>
  </w:style>
  <w:style w:type="character" w:styleId="Onopgelostemelding">
    <w:name w:val="Unresolved Mention"/>
    <w:basedOn w:val="Standaardalinea-lettertype"/>
    <w:uiPriority w:val="99"/>
    <w:semiHidden/>
    <w:unhideWhenUsed/>
    <w:rsid w:val="00EC6911"/>
    <w:rPr>
      <w:color w:val="605E5C"/>
      <w:shd w:val="clear" w:color="auto" w:fill="E1DFDD"/>
    </w:rPr>
  </w:style>
  <w:style w:type="paragraph" w:customStyle="1" w:styleId="Documenttype">
    <w:name w:val="Documenttype"/>
    <w:basedOn w:val="Standaard"/>
    <w:qFormat/>
    <w:rsid w:val="0080299C"/>
    <w:pPr>
      <w:jc w:val="right"/>
    </w:pPr>
    <w:rPr>
      <w:rFonts w:ascii="Open Sans SemiBold" w:hAnsi="Open Sans SemiBold" w:cs="Open Sans SemiBold"/>
      <w:b/>
      <w:bCs/>
      <w:noProof/>
      <w:spacing w:val="4"/>
      <w:sz w:val="28"/>
      <w:szCs w:val="28"/>
    </w:rPr>
  </w:style>
  <w:style w:type="paragraph" w:customStyle="1" w:styleId="Lijstalineagenummerd">
    <w:name w:val="Lijstalinea genummerd"/>
    <w:basedOn w:val="Lijstalinea"/>
    <w:qFormat/>
    <w:rsid w:val="00B624A8"/>
    <w:pPr>
      <w:numPr>
        <w:numId w:val="1"/>
      </w:numPr>
    </w:pPr>
  </w:style>
  <w:style w:type="paragraph" w:customStyle="1" w:styleId="Label">
    <w:name w:val="Label"/>
    <w:basedOn w:val="Standaard"/>
    <w:qFormat/>
    <w:rsid w:val="006A464D"/>
    <w:pPr>
      <w:tabs>
        <w:tab w:val="left" w:pos="1843"/>
      </w:tabs>
      <w:spacing w:after="0"/>
      <w:ind w:left="0" w:right="93"/>
    </w:pPr>
    <w:rPr>
      <w:i/>
      <w:color w:val="5E5A55"/>
      <w:sz w:val="14"/>
      <w14:textOutline w14:w="9525" w14:cap="rnd" w14:cmpd="sng" w14:algn="ctr">
        <w14:noFill/>
        <w14:prstDash w14:val="solid"/>
        <w14:bevel/>
      </w14:textOutline>
    </w:rPr>
  </w:style>
  <w:style w:type="paragraph" w:customStyle="1" w:styleId="waarde-documentgegevens">
    <w:name w:val="waarde-documentgegevens"/>
    <w:basedOn w:val="Standaard"/>
    <w:qFormat/>
    <w:rsid w:val="006A464D"/>
    <w:pPr>
      <w:tabs>
        <w:tab w:val="left" w:pos="1843"/>
      </w:tabs>
      <w:spacing w:after="0"/>
      <w:ind w:left="0" w:right="-49"/>
    </w:pPr>
    <w:rPr>
      <w14:textOutline w14:w="9525" w14:cap="rnd" w14:cmpd="sng" w14:algn="ctr">
        <w14:noFill/>
        <w14:prstDash w14:val="solid"/>
        <w14:bevel/>
      </w14:textOutline>
    </w:rPr>
  </w:style>
  <w:style w:type="paragraph" w:styleId="Lijstalinea">
    <w:name w:val="List Paragraph"/>
    <w:basedOn w:val="Standaard"/>
    <w:uiPriority w:val="34"/>
    <w:qFormat/>
    <w:rsid w:val="00B624A8"/>
    <w:pPr>
      <w:numPr>
        <w:numId w:val="5"/>
      </w:numPr>
      <w:contextualSpacing/>
    </w:pPr>
  </w:style>
  <w:style w:type="character" w:customStyle="1" w:styleId="Kop2Char">
    <w:name w:val="Kop 2 Char"/>
    <w:basedOn w:val="Standaardalinea-lettertype"/>
    <w:link w:val="Kop2"/>
    <w:uiPriority w:val="9"/>
    <w:rsid w:val="00E0559F"/>
    <w:rPr>
      <w:rFonts w:ascii="Open Sans SemiBold" w:eastAsia="Calibri" w:hAnsi="Open Sans SemiBold" w:cs="Calibri"/>
      <w:b/>
      <w:color w:val="110F0D"/>
    </w:rPr>
  </w:style>
  <w:style w:type="character" w:customStyle="1" w:styleId="Kop3Char">
    <w:name w:val="Kop 3 Char"/>
    <w:basedOn w:val="Standaardalinea-lettertype"/>
    <w:link w:val="Kop3"/>
    <w:uiPriority w:val="9"/>
    <w:rsid w:val="00477816"/>
    <w:rPr>
      <w:rFonts w:ascii="Open Sans SemiBold" w:eastAsia="Calibri" w:hAnsi="Open Sans SemiBold" w:cs="Calibri"/>
      <w:b/>
      <w:color w:val="110F0D"/>
    </w:rPr>
  </w:style>
  <w:style w:type="numbering" w:customStyle="1" w:styleId="Huidigelijst1">
    <w:name w:val="Huidige lijst1"/>
    <w:uiPriority w:val="99"/>
    <w:rsid w:val="00B624A8"/>
    <w:pPr>
      <w:numPr>
        <w:numId w:val="2"/>
      </w:numPr>
    </w:pPr>
  </w:style>
  <w:style w:type="paragraph" w:styleId="Titel">
    <w:name w:val="Title"/>
    <w:basedOn w:val="Standaard"/>
    <w:next w:val="Standaard"/>
    <w:link w:val="TitelChar"/>
    <w:uiPriority w:val="10"/>
    <w:qFormat/>
    <w:rsid w:val="001A43C1"/>
    <w:pPr>
      <w:spacing w:after="400" w:line="240" w:lineRule="auto"/>
      <w:ind w:right="238"/>
      <w:contextualSpacing/>
    </w:pPr>
    <w:rPr>
      <w:rFonts w:ascii="Open Sans SemiBold" w:eastAsiaTheme="majorEastAsia" w:hAnsi="Open Sans SemiBold" w:cstheme="majorBidi"/>
      <w:b/>
      <w:color w:val="auto"/>
      <w:spacing w:val="-10"/>
      <w:kern w:val="28"/>
      <w:sz w:val="32"/>
      <w:szCs w:val="56"/>
    </w:rPr>
  </w:style>
  <w:style w:type="character" w:customStyle="1" w:styleId="TitelChar">
    <w:name w:val="Titel Char"/>
    <w:basedOn w:val="Standaardalinea-lettertype"/>
    <w:link w:val="Titel"/>
    <w:uiPriority w:val="10"/>
    <w:rsid w:val="001A43C1"/>
    <w:rPr>
      <w:rFonts w:ascii="Open Sans SemiBold" w:eastAsiaTheme="majorEastAsia" w:hAnsi="Open Sans SemiBold" w:cstheme="majorBidi"/>
      <w:b/>
      <w:spacing w:val="-10"/>
      <w:kern w:val="28"/>
      <w:sz w:val="32"/>
      <w:szCs w:val="56"/>
    </w:rPr>
  </w:style>
  <w:style w:type="table" w:styleId="Tabelraster">
    <w:name w:val="Table Grid"/>
    <w:basedOn w:val="Standaardtabel"/>
    <w:uiPriority w:val="39"/>
    <w:rsid w:val="00A00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titel">
    <w:name w:val="Itemtitel"/>
    <w:basedOn w:val="Standaard"/>
    <w:next w:val="Standaard"/>
    <w:qFormat/>
    <w:rsid w:val="004824AB"/>
    <w:pPr>
      <w:ind w:left="0" w:firstLine="0"/>
    </w:pPr>
    <w:rPr>
      <w:b/>
      <w:bCs/>
    </w:rPr>
  </w:style>
  <w:style w:type="character" w:styleId="GevolgdeHyperlink">
    <w:name w:val="FollowedHyperlink"/>
    <w:basedOn w:val="Standaardalinea-lettertype"/>
    <w:uiPriority w:val="99"/>
    <w:semiHidden/>
    <w:unhideWhenUsed/>
    <w:rsid w:val="00702A32"/>
    <w:rPr>
      <w:color w:val="954F72" w:themeColor="followedHyperlink"/>
      <w:u w:val="single"/>
    </w:rPr>
  </w:style>
  <w:style w:type="character" w:customStyle="1" w:styleId="s2">
    <w:name w:val="s2"/>
    <w:basedOn w:val="Standaardalinea-lettertype"/>
    <w:rsid w:val="001978DF"/>
    <w:rPr>
      <w:rFonts w:ascii="Calibri" w:hAnsi="Calibri" w:cs="Calibri" w:hint="default"/>
      <w:b w:val="0"/>
      <w:bCs w:val="0"/>
      <w:i w:val="0"/>
      <w:iCs w:val="0"/>
      <w:color w:val="FFFFFF"/>
      <w:sz w:val="20"/>
      <w:szCs w:val="20"/>
    </w:rPr>
  </w:style>
  <w:style w:type="character" w:customStyle="1" w:styleId="s1">
    <w:name w:val="s1"/>
    <w:basedOn w:val="Standaardalinea-lettertype"/>
    <w:rsid w:val="001978DF"/>
    <w:rPr>
      <w:rFonts w:ascii="Calibri" w:hAnsi="Calibri" w:cs="Calibri" w:hint="default"/>
      <w:b w:val="0"/>
      <w:bCs w:val="0"/>
      <w:i w:val="0"/>
      <w:iCs w:val="0"/>
      <w:color w:val="FFFFFF"/>
      <w:sz w:val="20"/>
      <w:szCs w:val="20"/>
    </w:rPr>
  </w:style>
  <w:style w:type="character" w:customStyle="1" w:styleId="s4">
    <w:name w:val="s4"/>
    <w:basedOn w:val="Standaardalinea-lettertype"/>
    <w:rsid w:val="001978DF"/>
    <w:rPr>
      <w:rFonts w:ascii="Calibri" w:hAnsi="Calibri" w:cs="Calibri" w:hint="default"/>
      <w:b w:val="0"/>
      <w:bCs w:val="0"/>
      <w:i w:val="0"/>
      <w:iCs w:val="0"/>
      <w:color w:val="000000"/>
      <w:sz w:val="20"/>
      <w:szCs w:val="20"/>
    </w:rPr>
  </w:style>
  <w:style w:type="character" w:customStyle="1" w:styleId="s6">
    <w:name w:val="s6"/>
    <w:basedOn w:val="Standaardalinea-lettertype"/>
    <w:rsid w:val="001978DF"/>
    <w:rPr>
      <w:rFonts w:ascii="Helvetica" w:hAnsi="Helvetica" w:hint="default"/>
      <w:b w:val="0"/>
      <w:bCs w:val="0"/>
      <w:i w:val="0"/>
      <w:iCs w:val="0"/>
      <w:color w:val="000000"/>
      <w:sz w:val="20"/>
      <w:szCs w:val="20"/>
    </w:rPr>
  </w:style>
  <w:style w:type="character" w:customStyle="1" w:styleId="s5">
    <w:name w:val="s5"/>
    <w:basedOn w:val="Standaardalinea-lettertype"/>
    <w:rsid w:val="001978DF"/>
    <w:rPr>
      <w:rFonts w:ascii="Calibri" w:hAnsi="Calibri" w:cs="Calibri" w:hint="default"/>
      <w:b w:val="0"/>
      <w:bCs w:val="0"/>
      <w:i w:val="0"/>
      <w:iCs w:val="0"/>
      <w:color w:val="000000"/>
      <w:sz w:val="20"/>
      <w:szCs w:val="20"/>
    </w:rPr>
  </w:style>
  <w:style w:type="character" w:styleId="Verwijzingopmerking">
    <w:name w:val="annotation reference"/>
    <w:basedOn w:val="Standaardalinea-lettertype"/>
    <w:uiPriority w:val="99"/>
    <w:semiHidden/>
    <w:unhideWhenUsed/>
    <w:rsid w:val="00D55BFC"/>
    <w:rPr>
      <w:sz w:val="16"/>
      <w:szCs w:val="16"/>
    </w:rPr>
  </w:style>
  <w:style w:type="paragraph" w:styleId="Tekstopmerking">
    <w:name w:val="annotation text"/>
    <w:basedOn w:val="Standaard"/>
    <w:link w:val="TekstopmerkingChar"/>
    <w:uiPriority w:val="99"/>
    <w:unhideWhenUsed/>
    <w:rsid w:val="00D55BFC"/>
    <w:pPr>
      <w:spacing w:line="240" w:lineRule="auto"/>
    </w:pPr>
    <w:rPr>
      <w:sz w:val="20"/>
      <w:szCs w:val="20"/>
    </w:rPr>
  </w:style>
  <w:style w:type="character" w:customStyle="1" w:styleId="TekstopmerkingChar">
    <w:name w:val="Tekst opmerking Char"/>
    <w:basedOn w:val="Standaardalinea-lettertype"/>
    <w:link w:val="Tekstopmerking"/>
    <w:uiPriority w:val="99"/>
    <w:rsid w:val="00D55BFC"/>
    <w:rPr>
      <w:rFonts w:ascii="Open Sans" w:eastAsia="Open Sans" w:hAnsi="Open Sans" w:cs="Open Sans"/>
      <w:color w:val="110F0D"/>
      <w:sz w:val="20"/>
      <w:szCs w:val="20"/>
    </w:rPr>
  </w:style>
  <w:style w:type="paragraph" w:styleId="Onderwerpvanopmerking">
    <w:name w:val="annotation subject"/>
    <w:basedOn w:val="Tekstopmerking"/>
    <w:next w:val="Tekstopmerking"/>
    <w:link w:val="OnderwerpvanopmerkingChar"/>
    <w:uiPriority w:val="99"/>
    <w:semiHidden/>
    <w:unhideWhenUsed/>
    <w:rsid w:val="00D55BFC"/>
    <w:rPr>
      <w:b/>
      <w:bCs/>
    </w:rPr>
  </w:style>
  <w:style w:type="character" w:customStyle="1" w:styleId="OnderwerpvanopmerkingChar">
    <w:name w:val="Onderwerp van opmerking Char"/>
    <w:basedOn w:val="TekstopmerkingChar"/>
    <w:link w:val="Onderwerpvanopmerking"/>
    <w:uiPriority w:val="99"/>
    <w:semiHidden/>
    <w:rsid w:val="00D55BFC"/>
    <w:rPr>
      <w:rFonts w:ascii="Open Sans" w:eastAsia="Open Sans" w:hAnsi="Open Sans" w:cs="Open Sans"/>
      <w:b/>
      <w:bCs/>
      <w:color w:val="110F0D"/>
      <w:sz w:val="20"/>
      <w:szCs w:val="20"/>
    </w:rPr>
  </w:style>
  <w:style w:type="paragraph" w:styleId="Koptekst">
    <w:name w:val="header"/>
    <w:basedOn w:val="Standaard"/>
    <w:link w:val="KoptekstChar"/>
    <w:uiPriority w:val="99"/>
    <w:semiHidden/>
    <w:unhideWhenUsed/>
    <w:rsid w:val="00634C15"/>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634C15"/>
    <w:rPr>
      <w:rFonts w:ascii="Open Sans" w:eastAsia="Open Sans" w:hAnsi="Open Sans" w:cs="Open Sans"/>
      <w:color w:val="110F0D"/>
      <w:sz w:val="19"/>
    </w:rPr>
  </w:style>
  <w:style w:type="paragraph" w:styleId="Voettekst">
    <w:name w:val="footer"/>
    <w:basedOn w:val="Standaard"/>
    <w:link w:val="VoettekstChar"/>
    <w:uiPriority w:val="99"/>
    <w:semiHidden/>
    <w:unhideWhenUsed/>
    <w:rsid w:val="00634C1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634C15"/>
    <w:rPr>
      <w:rFonts w:ascii="Open Sans" w:eastAsia="Open Sans" w:hAnsi="Open Sans" w:cs="Open Sans"/>
      <w:color w:val="110F0D"/>
      <w:sz w:val="19"/>
    </w:rPr>
  </w:style>
  <w:style w:type="paragraph" w:styleId="Revisie">
    <w:name w:val="Revision"/>
    <w:hidden/>
    <w:uiPriority w:val="99"/>
    <w:semiHidden/>
    <w:rsid w:val="00DB6DAF"/>
    <w:rPr>
      <w:rFonts w:ascii="Open Sans" w:eastAsia="Open Sans" w:hAnsi="Open Sans" w:cs="Open Sans"/>
      <w:color w:val="110F0D"/>
      <w:sz w:val="19"/>
    </w:rPr>
  </w:style>
  <w:style w:type="paragraph" w:styleId="Ondertitel">
    <w:name w:val="Subtitle"/>
    <w:basedOn w:val="Standaard"/>
    <w:next w:val="Standaard"/>
    <w:link w:val="OndertitelChar"/>
    <w:uiPriority w:val="11"/>
    <w:qFormat/>
    <w:rsid w:val="005D2A86"/>
    <w:pPr>
      <w:numPr>
        <w:ilvl w:val="1"/>
      </w:numPr>
      <w:spacing w:after="160" w:line="192" w:lineRule="auto"/>
      <w:ind w:left="11" w:right="238" w:hanging="11"/>
    </w:pPr>
    <w:rPr>
      <w:rFonts w:eastAsiaTheme="minorEastAsia" w:cstheme="minorBidi"/>
      <w:color w:val="FFFFFF" w:themeColor="background1"/>
      <w:spacing w:val="15"/>
      <w:sz w:val="36"/>
      <w:szCs w:val="22"/>
    </w:rPr>
  </w:style>
  <w:style w:type="character" w:customStyle="1" w:styleId="OndertitelChar">
    <w:name w:val="Ondertitel Char"/>
    <w:basedOn w:val="Standaardalinea-lettertype"/>
    <w:link w:val="Ondertitel"/>
    <w:uiPriority w:val="11"/>
    <w:rsid w:val="005D2A86"/>
    <w:rPr>
      <w:rFonts w:ascii="Open Sans" w:hAnsi="Open Sans"/>
      <w:color w:val="FFFFFF" w:themeColor="background1"/>
      <w:spacing w:val="15"/>
      <w:sz w:val="36"/>
      <w:szCs w:val="22"/>
    </w:rPr>
  </w:style>
  <w:style w:type="numbering" w:customStyle="1" w:styleId="Huidigelijst2">
    <w:name w:val="Huidige lijst2"/>
    <w:uiPriority w:val="99"/>
    <w:rsid w:val="00707A52"/>
    <w:pPr>
      <w:numPr>
        <w:numId w:val="4"/>
      </w:numPr>
    </w:pPr>
  </w:style>
  <w:style w:type="character" w:styleId="Zwaar">
    <w:name w:val="Strong"/>
    <w:basedOn w:val="Standaardalinea-lettertype"/>
    <w:uiPriority w:val="22"/>
    <w:qFormat/>
    <w:rsid w:val="009D7C1E"/>
    <w:rPr>
      <w:b/>
      <w:bCs/>
    </w:rPr>
  </w:style>
  <w:style w:type="paragraph" w:styleId="Kopvaninhoudsopgave">
    <w:name w:val="TOC Heading"/>
    <w:basedOn w:val="Kop1"/>
    <w:next w:val="Standaard"/>
    <w:uiPriority w:val="39"/>
    <w:unhideWhenUsed/>
    <w:qFormat/>
    <w:rsid w:val="00C06C4E"/>
    <w:pPr>
      <w:numPr>
        <w:numId w:val="0"/>
      </w:numPr>
      <w:spacing w:before="240" w:line="259" w:lineRule="auto"/>
      <w:ind w:right="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Inhopg1">
    <w:name w:val="toc 1"/>
    <w:basedOn w:val="Standaard"/>
    <w:next w:val="Standaard"/>
    <w:autoRedefine/>
    <w:uiPriority w:val="39"/>
    <w:unhideWhenUsed/>
    <w:rsid w:val="00C06C4E"/>
    <w:pPr>
      <w:spacing w:after="100"/>
      <w:ind w:left="0"/>
    </w:pPr>
  </w:style>
  <w:style w:type="paragraph" w:styleId="Inhopg2">
    <w:name w:val="toc 2"/>
    <w:basedOn w:val="Standaard"/>
    <w:next w:val="Standaard"/>
    <w:autoRedefine/>
    <w:uiPriority w:val="39"/>
    <w:unhideWhenUsed/>
    <w:rsid w:val="00C06C4E"/>
    <w:pPr>
      <w:spacing w:after="100"/>
      <w:ind w:left="190"/>
    </w:pPr>
  </w:style>
  <w:style w:type="paragraph" w:styleId="Voetnoottekst">
    <w:name w:val="footnote text"/>
    <w:basedOn w:val="Standaard"/>
    <w:link w:val="VoetnoottekstChar"/>
    <w:uiPriority w:val="99"/>
    <w:semiHidden/>
    <w:unhideWhenUsed/>
    <w:rsid w:val="00BE75E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E75EC"/>
    <w:rPr>
      <w:rFonts w:ascii="Open Sans" w:eastAsia="Open Sans" w:hAnsi="Open Sans" w:cs="Open Sans"/>
      <w:color w:val="110F0D"/>
      <w:sz w:val="20"/>
      <w:szCs w:val="20"/>
    </w:rPr>
  </w:style>
  <w:style w:type="character" w:styleId="Voetnootmarkering">
    <w:name w:val="footnote reference"/>
    <w:basedOn w:val="Standaardalinea-lettertype"/>
    <w:uiPriority w:val="99"/>
    <w:semiHidden/>
    <w:unhideWhenUsed/>
    <w:rsid w:val="00BE75EC"/>
    <w:rPr>
      <w:vertAlign w:val="superscript"/>
    </w:rPr>
  </w:style>
  <w:style w:type="paragraph" w:styleId="Inhopg3">
    <w:name w:val="toc 3"/>
    <w:basedOn w:val="Standaard"/>
    <w:next w:val="Standaard"/>
    <w:autoRedefine/>
    <w:uiPriority w:val="39"/>
    <w:semiHidden/>
    <w:unhideWhenUsed/>
    <w:rsid w:val="00816935"/>
    <w:pPr>
      <w:spacing w:after="100"/>
      <w:ind w:left="3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8409">
      <w:bodyDiv w:val="1"/>
      <w:marLeft w:val="0"/>
      <w:marRight w:val="0"/>
      <w:marTop w:val="0"/>
      <w:marBottom w:val="0"/>
      <w:divBdr>
        <w:top w:val="none" w:sz="0" w:space="0" w:color="auto"/>
        <w:left w:val="none" w:sz="0" w:space="0" w:color="auto"/>
        <w:bottom w:val="none" w:sz="0" w:space="0" w:color="auto"/>
        <w:right w:val="none" w:sz="0" w:space="0" w:color="auto"/>
      </w:divBdr>
      <w:divsChild>
        <w:div w:id="110102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345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30782">
      <w:bodyDiv w:val="1"/>
      <w:marLeft w:val="0"/>
      <w:marRight w:val="0"/>
      <w:marTop w:val="0"/>
      <w:marBottom w:val="0"/>
      <w:divBdr>
        <w:top w:val="none" w:sz="0" w:space="0" w:color="auto"/>
        <w:left w:val="none" w:sz="0" w:space="0" w:color="auto"/>
        <w:bottom w:val="none" w:sz="0" w:space="0" w:color="auto"/>
        <w:right w:val="none" w:sz="0" w:space="0" w:color="auto"/>
      </w:divBdr>
      <w:divsChild>
        <w:div w:id="324554029">
          <w:marLeft w:val="1080"/>
          <w:marRight w:val="0"/>
          <w:marTop w:val="100"/>
          <w:marBottom w:val="0"/>
          <w:divBdr>
            <w:top w:val="none" w:sz="0" w:space="0" w:color="auto"/>
            <w:left w:val="none" w:sz="0" w:space="0" w:color="auto"/>
            <w:bottom w:val="none" w:sz="0" w:space="0" w:color="auto"/>
            <w:right w:val="none" w:sz="0" w:space="0" w:color="auto"/>
          </w:divBdr>
        </w:div>
        <w:div w:id="344752036">
          <w:marLeft w:val="360"/>
          <w:marRight w:val="0"/>
          <w:marTop w:val="200"/>
          <w:marBottom w:val="0"/>
          <w:divBdr>
            <w:top w:val="none" w:sz="0" w:space="0" w:color="auto"/>
            <w:left w:val="none" w:sz="0" w:space="0" w:color="auto"/>
            <w:bottom w:val="none" w:sz="0" w:space="0" w:color="auto"/>
            <w:right w:val="none" w:sz="0" w:space="0" w:color="auto"/>
          </w:divBdr>
        </w:div>
        <w:div w:id="432164307">
          <w:marLeft w:val="1080"/>
          <w:marRight w:val="0"/>
          <w:marTop w:val="100"/>
          <w:marBottom w:val="0"/>
          <w:divBdr>
            <w:top w:val="none" w:sz="0" w:space="0" w:color="auto"/>
            <w:left w:val="none" w:sz="0" w:space="0" w:color="auto"/>
            <w:bottom w:val="none" w:sz="0" w:space="0" w:color="auto"/>
            <w:right w:val="none" w:sz="0" w:space="0" w:color="auto"/>
          </w:divBdr>
        </w:div>
        <w:div w:id="826479628">
          <w:marLeft w:val="1080"/>
          <w:marRight w:val="0"/>
          <w:marTop w:val="100"/>
          <w:marBottom w:val="0"/>
          <w:divBdr>
            <w:top w:val="none" w:sz="0" w:space="0" w:color="auto"/>
            <w:left w:val="none" w:sz="0" w:space="0" w:color="auto"/>
            <w:bottom w:val="none" w:sz="0" w:space="0" w:color="auto"/>
            <w:right w:val="none" w:sz="0" w:space="0" w:color="auto"/>
          </w:divBdr>
        </w:div>
        <w:div w:id="828013450">
          <w:marLeft w:val="1080"/>
          <w:marRight w:val="0"/>
          <w:marTop w:val="100"/>
          <w:marBottom w:val="0"/>
          <w:divBdr>
            <w:top w:val="none" w:sz="0" w:space="0" w:color="auto"/>
            <w:left w:val="none" w:sz="0" w:space="0" w:color="auto"/>
            <w:bottom w:val="none" w:sz="0" w:space="0" w:color="auto"/>
            <w:right w:val="none" w:sz="0" w:space="0" w:color="auto"/>
          </w:divBdr>
        </w:div>
        <w:div w:id="1137793228">
          <w:marLeft w:val="1080"/>
          <w:marRight w:val="0"/>
          <w:marTop w:val="100"/>
          <w:marBottom w:val="0"/>
          <w:divBdr>
            <w:top w:val="none" w:sz="0" w:space="0" w:color="auto"/>
            <w:left w:val="none" w:sz="0" w:space="0" w:color="auto"/>
            <w:bottom w:val="none" w:sz="0" w:space="0" w:color="auto"/>
            <w:right w:val="none" w:sz="0" w:space="0" w:color="auto"/>
          </w:divBdr>
        </w:div>
        <w:div w:id="1152405921">
          <w:marLeft w:val="360"/>
          <w:marRight w:val="0"/>
          <w:marTop w:val="200"/>
          <w:marBottom w:val="0"/>
          <w:divBdr>
            <w:top w:val="none" w:sz="0" w:space="0" w:color="auto"/>
            <w:left w:val="none" w:sz="0" w:space="0" w:color="auto"/>
            <w:bottom w:val="none" w:sz="0" w:space="0" w:color="auto"/>
            <w:right w:val="none" w:sz="0" w:space="0" w:color="auto"/>
          </w:divBdr>
        </w:div>
        <w:div w:id="1283458395">
          <w:marLeft w:val="1080"/>
          <w:marRight w:val="0"/>
          <w:marTop w:val="100"/>
          <w:marBottom w:val="0"/>
          <w:divBdr>
            <w:top w:val="none" w:sz="0" w:space="0" w:color="auto"/>
            <w:left w:val="none" w:sz="0" w:space="0" w:color="auto"/>
            <w:bottom w:val="none" w:sz="0" w:space="0" w:color="auto"/>
            <w:right w:val="none" w:sz="0" w:space="0" w:color="auto"/>
          </w:divBdr>
        </w:div>
        <w:div w:id="1326937935">
          <w:marLeft w:val="1080"/>
          <w:marRight w:val="0"/>
          <w:marTop w:val="100"/>
          <w:marBottom w:val="0"/>
          <w:divBdr>
            <w:top w:val="none" w:sz="0" w:space="0" w:color="auto"/>
            <w:left w:val="none" w:sz="0" w:space="0" w:color="auto"/>
            <w:bottom w:val="none" w:sz="0" w:space="0" w:color="auto"/>
            <w:right w:val="none" w:sz="0" w:space="0" w:color="auto"/>
          </w:divBdr>
        </w:div>
        <w:div w:id="1452434205">
          <w:marLeft w:val="1080"/>
          <w:marRight w:val="0"/>
          <w:marTop w:val="100"/>
          <w:marBottom w:val="0"/>
          <w:divBdr>
            <w:top w:val="none" w:sz="0" w:space="0" w:color="auto"/>
            <w:left w:val="none" w:sz="0" w:space="0" w:color="auto"/>
            <w:bottom w:val="none" w:sz="0" w:space="0" w:color="auto"/>
            <w:right w:val="none" w:sz="0" w:space="0" w:color="auto"/>
          </w:divBdr>
        </w:div>
        <w:div w:id="1534264359">
          <w:marLeft w:val="1080"/>
          <w:marRight w:val="0"/>
          <w:marTop w:val="100"/>
          <w:marBottom w:val="0"/>
          <w:divBdr>
            <w:top w:val="none" w:sz="0" w:space="0" w:color="auto"/>
            <w:left w:val="none" w:sz="0" w:space="0" w:color="auto"/>
            <w:bottom w:val="none" w:sz="0" w:space="0" w:color="auto"/>
            <w:right w:val="none" w:sz="0" w:space="0" w:color="auto"/>
          </w:divBdr>
        </w:div>
        <w:div w:id="1692221264">
          <w:marLeft w:val="1080"/>
          <w:marRight w:val="0"/>
          <w:marTop w:val="100"/>
          <w:marBottom w:val="0"/>
          <w:divBdr>
            <w:top w:val="none" w:sz="0" w:space="0" w:color="auto"/>
            <w:left w:val="none" w:sz="0" w:space="0" w:color="auto"/>
            <w:bottom w:val="none" w:sz="0" w:space="0" w:color="auto"/>
            <w:right w:val="none" w:sz="0" w:space="0" w:color="auto"/>
          </w:divBdr>
        </w:div>
        <w:div w:id="1750299314">
          <w:marLeft w:val="1080"/>
          <w:marRight w:val="0"/>
          <w:marTop w:val="100"/>
          <w:marBottom w:val="0"/>
          <w:divBdr>
            <w:top w:val="none" w:sz="0" w:space="0" w:color="auto"/>
            <w:left w:val="none" w:sz="0" w:space="0" w:color="auto"/>
            <w:bottom w:val="none" w:sz="0" w:space="0" w:color="auto"/>
            <w:right w:val="none" w:sz="0" w:space="0" w:color="auto"/>
          </w:divBdr>
        </w:div>
        <w:div w:id="1795514905">
          <w:marLeft w:val="360"/>
          <w:marRight w:val="0"/>
          <w:marTop w:val="200"/>
          <w:marBottom w:val="0"/>
          <w:divBdr>
            <w:top w:val="none" w:sz="0" w:space="0" w:color="auto"/>
            <w:left w:val="none" w:sz="0" w:space="0" w:color="auto"/>
            <w:bottom w:val="none" w:sz="0" w:space="0" w:color="auto"/>
            <w:right w:val="none" w:sz="0" w:space="0" w:color="auto"/>
          </w:divBdr>
        </w:div>
        <w:div w:id="1831360803">
          <w:marLeft w:val="1080"/>
          <w:marRight w:val="0"/>
          <w:marTop w:val="100"/>
          <w:marBottom w:val="0"/>
          <w:divBdr>
            <w:top w:val="none" w:sz="0" w:space="0" w:color="auto"/>
            <w:left w:val="none" w:sz="0" w:space="0" w:color="auto"/>
            <w:bottom w:val="none" w:sz="0" w:space="0" w:color="auto"/>
            <w:right w:val="none" w:sz="0" w:space="0" w:color="auto"/>
          </w:divBdr>
        </w:div>
        <w:div w:id="1988319484">
          <w:marLeft w:val="360"/>
          <w:marRight w:val="0"/>
          <w:marTop w:val="200"/>
          <w:marBottom w:val="0"/>
          <w:divBdr>
            <w:top w:val="none" w:sz="0" w:space="0" w:color="auto"/>
            <w:left w:val="none" w:sz="0" w:space="0" w:color="auto"/>
            <w:bottom w:val="none" w:sz="0" w:space="0" w:color="auto"/>
            <w:right w:val="none" w:sz="0" w:space="0" w:color="auto"/>
          </w:divBdr>
        </w:div>
      </w:divsChild>
    </w:div>
    <w:div w:id="262808961">
      <w:bodyDiv w:val="1"/>
      <w:marLeft w:val="0"/>
      <w:marRight w:val="0"/>
      <w:marTop w:val="0"/>
      <w:marBottom w:val="0"/>
      <w:divBdr>
        <w:top w:val="none" w:sz="0" w:space="0" w:color="auto"/>
        <w:left w:val="none" w:sz="0" w:space="0" w:color="auto"/>
        <w:bottom w:val="none" w:sz="0" w:space="0" w:color="auto"/>
        <w:right w:val="none" w:sz="0" w:space="0" w:color="auto"/>
      </w:divBdr>
    </w:div>
    <w:div w:id="309748060">
      <w:bodyDiv w:val="1"/>
      <w:marLeft w:val="0"/>
      <w:marRight w:val="0"/>
      <w:marTop w:val="0"/>
      <w:marBottom w:val="0"/>
      <w:divBdr>
        <w:top w:val="none" w:sz="0" w:space="0" w:color="auto"/>
        <w:left w:val="none" w:sz="0" w:space="0" w:color="auto"/>
        <w:bottom w:val="none" w:sz="0" w:space="0" w:color="auto"/>
        <w:right w:val="none" w:sz="0" w:space="0" w:color="auto"/>
      </w:divBdr>
    </w:div>
    <w:div w:id="345638712">
      <w:bodyDiv w:val="1"/>
      <w:marLeft w:val="0"/>
      <w:marRight w:val="0"/>
      <w:marTop w:val="0"/>
      <w:marBottom w:val="0"/>
      <w:divBdr>
        <w:top w:val="none" w:sz="0" w:space="0" w:color="auto"/>
        <w:left w:val="none" w:sz="0" w:space="0" w:color="auto"/>
        <w:bottom w:val="none" w:sz="0" w:space="0" w:color="auto"/>
        <w:right w:val="none" w:sz="0" w:space="0" w:color="auto"/>
      </w:divBdr>
    </w:div>
    <w:div w:id="429013135">
      <w:bodyDiv w:val="1"/>
      <w:marLeft w:val="0"/>
      <w:marRight w:val="0"/>
      <w:marTop w:val="0"/>
      <w:marBottom w:val="0"/>
      <w:divBdr>
        <w:top w:val="none" w:sz="0" w:space="0" w:color="auto"/>
        <w:left w:val="none" w:sz="0" w:space="0" w:color="auto"/>
        <w:bottom w:val="none" w:sz="0" w:space="0" w:color="auto"/>
        <w:right w:val="none" w:sz="0" w:space="0" w:color="auto"/>
      </w:divBdr>
    </w:div>
    <w:div w:id="430322766">
      <w:bodyDiv w:val="1"/>
      <w:marLeft w:val="0"/>
      <w:marRight w:val="0"/>
      <w:marTop w:val="0"/>
      <w:marBottom w:val="0"/>
      <w:divBdr>
        <w:top w:val="none" w:sz="0" w:space="0" w:color="auto"/>
        <w:left w:val="none" w:sz="0" w:space="0" w:color="auto"/>
        <w:bottom w:val="none" w:sz="0" w:space="0" w:color="auto"/>
        <w:right w:val="none" w:sz="0" w:space="0" w:color="auto"/>
      </w:divBdr>
    </w:div>
    <w:div w:id="443576664">
      <w:bodyDiv w:val="1"/>
      <w:marLeft w:val="0"/>
      <w:marRight w:val="0"/>
      <w:marTop w:val="0"/>
      <w:marBottom w:val="0"/>
      <w:divBdr>
        <w:top w:val="none" w:sz="0" w:space="0" w:color="auto"/>
        <w:left w:val="none" w:sz="0" w:space="0" w:color="auto"/>
        <w:bottom w:val="none" w:sz="0" w:space="0" w:color="auto"/>
        <w:right w:val="none" w:sz="0" w:space="0" w:color="auto"/>
      </w:divBdr>
      <w:divsChild>
        <w:div w:id="38553000">
          <w:marLeft w:val="1080"/>
          <w:marRight w:val="0"/>
          <w:marTop w:val="100"/>
          <w:marBottom w:val="0"/>
          <w:divBdr>
            <w:top w:val="none" w:sz="0" w:space="0" w:color="auto"/>
            <w:left w:val="none" w:sz="0" w:space="0" w:color="auto"/>
            <w:bottom w:val="none" w:sz="0" w:space="0" w:color="auto"/>
            <w:right w:val="none" w:sz="0" w:space="0" w:color="auto"/>
          </w:divBdr>
        </w:div>
        <w:div w:id="90468842">
          <w:marLeft w:val="1080"/>
          <w:marRight w:val="0"/>
          <w:marTop w:val="100"/>
          <w:marBottom w:val="0"/>
          <w:divBdr>
            <w:top w:val="none" w:sz="0" w:space="0" w:color="auto"/>
            <w:left w:val="none" w:sz="0" w:space="0" w:color="auto"/>
            <w:bottom w:val="none" w:sz="0" w:space="0" w:color="auto"/>
            <w:right w:val="none" w:sz="0" w:space="0" w:color="auto"/>
          </w:divBdr>
        </w:div>
        <w:div w:id="295989346">
          <w:marLeft w:val="1080"/>
          <w:marRight w:val="0"/>
          <w:marTop w:val="100"/>
          <w:marBottom w:val="0"/>
          <w:divBdr>
            <w:top w:val="none" w:sz="0" w:space="0" w:color="auto"/>
            <w:left w:val="none" w:sz="0" w:space="0" w:color="auto"/>
            <w:bottom w:val="none" w:sz="0" w:space="0" w:color="auto"/>
            <w:right w:val="none" w:sz="0" w:space="0" w:color="auto"/>
          </w:divBdr>
        </w:div>
        <w:div w:id="337969956">
          <w:marLeft w:val="1080"/>
          <w:marRight w:val="0"/>
          <w:marTop w:val="100"/>
          <w:marBottom w:val="0"/>
          <w:divBdr>
            <w:top w:val="none" w:sz="0" w:space="0" w:color="auto"/>
            <w:left w:val="none" w:sz="0" w:space="0" w:color="auto"/>
            <w:bottom w:val="none" w:sz="0" w:space="0" w:color="auto"/>
            <w:right w:val="none" w:sz="0" w:space="0" w:color="auto"/>
          </w:divBdr>
        </w:div>
        <w:div w:id="393699965">
          <w:marLeft w:val="1080"/>
          <w:marRight w:val="0"/>
          <w:marTop w:val="100"/>
          <w:marBottom w:val="0"/>
          <w:divBdr>
            <w:top w:val="none" w:sz="0" w:space="0" w:color="auto"/>
            <w:left w:val="none" w:sz="0" w:space="0" w:color="auto"/>
            <w:bottom w:val="none" w:sz="0" w:space="0" w:color="auto"/>
            <w:right w:val="none" w:sz="0" w:space="0" w:color="auto"/>
          </w:divBdr>
        </w:div>
        <w:div w:id="462962092">
          <w:marLeft w:val="1080"/>
          <w:marRight w:val="0"/>
          <w:marTop w:val="100"/>
          <w:marBottom w:val="0"/>
          <w:divBdr>
            <w:top w:val="none" w:sz="0" w:space="0" w:color="auto"/>
            <w:left w:val="none" w:sz="0" w:space="0" w:color="auto"/>
            <w:bottom w:val="none" w:sz="0" w:space="0" w:color="auto"/>
            <w:right w:val="none" w:sz="0" w:space="0" w:color="auto"/>
          </w:divBdr>
        </w:div>
        <w:div w:id="525797466">
          <w:marLeft w:val="1080"/>
          <w:marRight w:val="0"/>
          <w:marTop w:val="100"/>
          <w:marBottom w:val="0"/>
          <w:divBdr>
            <w:top w:val="none" w:sz="0" w:space="0" w:color="auto"/>
            <w:left w:val="none" w:sz="0" w:space="0" w:color="auto"/>
            <w:bottom w:val="none" w:sz="0" w:space="0" w:color="auto"/>
            <w:right w:val="none" w:sz="0" w:space="0" w:color="auto"/>
          </w:divBdr>
        </w:div>
        <w:div w:id="567959665">
          <w:marLeft w:val="1080"/>
          <w:marRight w:val="0"/>
          <w:marTop w:val="100"/>
          <w:marBottom w:val="0"/>
          <w:divBdr>
            <w:top w:val="none" w:sz="0" w:space="0" w:color="auto"/>
            <w:left w:val="none" w:sz="0" w:space="0" w:color="auto"/>
            <w:bottom w:val="none" w:sz="0" w:space="0" w:color="auto"/>
            <w:right w:val="none" w:sz="0" w:space="0" w:color="auto"/>
          </w:divBdr>
        </w:div>
        <w:div w:id="1005981951">
          <w:marLeft w:val="1080"/>
          <w:marRight w:val="0"/>
          <w:marTop w:val="100"/>
          <w:marBottom w:val="0"/>
          <w:divBdr>
            <w:top w:val="none" w:sz="0" w:space="0" w:color="auto"/>
            <w:left w:val="none" w:sz="0" w:space="0" w:color="auto"/>
            <w:bottom w:val="none" w:sz="0" w:space="0" w:color="auto"/>
            <w:right w:val="none" w:sz="0" w:space="0" w:color="auto"/>
          </w:divBdr>
        </w:div>
        <w:div w:id="1283070131">
          <w:marLeft w:val="1080"/>
          <w:marRight w:val="0"/>
          <w:marTop w:val="100"/>
          <w:marBottom w:val="0"/>
          <w:divBdr>
            <w:top w:val="none" w:sz="0" w:space="0" w:color="auto"/>
            <w:left w:val="none" w:sz="0" w:space="0" w:color="auto"/>
            <w:bottom w:val="none" w:sz="0" w:space="0" w:color="auto"/>
            <w:right w:val="none" w:sz="0" w:space="0" w:color="auto"/>
          </w:divBdr>
        </w:div>
        <w:div w:id="1818647418">
          <w:marLeft w:val="360"/>
          <w:marRight w:val="0"/>
          <w:marTop w:val="200"/>
          <w:marBottom w:val="0"/>
          <w:divBdr>
            <w:top w:val="none" w:sz="0" w:space="0" w:color="auto"/>
            <w:left w:val="none" w:sz="0" w:space="0" w:color="auto"/>
            <w:bottom w:val="none" w:sz="0" w:space="0" w:color="auto"/>
            <w:right w:val="none" w:sz="0" w:space="0" w:color="auto"/>
          </w:divBdr>
        </w:div>
        <w:div w:id="1968582359">
          <w:marLeft w:val="360"/>
          <w:marRight w:val="0"/>
          <w:marTop w:val="200"/>
          <w:marBottom w:val="0"/>
          <w:divBdr>
            <w:top w:val="none" w:sz="0" w:space="0" w:color="auto"/>
            <w:left w:val="none" w:sz="0" w:space="0" w:color="auto"/>
            <w:bottom w:val="none" w:sz="0" w:space="0" w:color="auto"/>
            <w:right w:val="none" w:sz="0" w:space="0" w:color="auto"/>
          </w:divBdr>
        </w:div>
        <w:div w:id="1971403050">
          <w:marLeft w:val="360"/>
          <w:marRight w:val="0"/>
          <w:marTop w:val="200"/>
          <w:marBottom w:val="0"/>
          <w:divBdr>
            <w:top w:val="none" w:sz="0" w:space="0" w:color="auto"/>
            <w:left w:val="none" w:sz="0" w:space="0" w:color="auto"/>
            <w:bottom w:val="none" w:sz="0" w:space="0" w:color="auto"/>
            <w:right w:val="none" w:sz="0" w:space="0" w:color="auto"/>
          </w:divBdr>
        </w:div>
      </w:divsChild>
    </w:div>
    <w:div w:id="553390339">
      <w:bodyDiv w:val="1"/>
      <w:marLeft w:val="0"/>
      <w:marRight w:val="0"/>
      <w:marTop w:val="0"/>
      <w:marBottom w:val="0"/>
      <w:divBdr>
        <w:top w:val="none" w:sz="0" w:space="0" w:color="auto"/>
        <w:left w:val="none" w:sz="0" w:space="0" w:color="auto"/>
        <w:bottom w:val="none" w:sz="0" w:space="0" w:color="auto"/>
        <w:right w:val="none" w:sz="0" w:space="0" w:color="auto"/>
      </w:divBdr>
    </w:div>
    <w:div w:id="881751343">
      <w:bodyDiv w:val="1"/>
      <w:marLeft w:val="0"/>
      <w:marRight w:val="0"/>
      <w:marTop w:val="0"/>
      <w:marBottom w:val="0"/>
      <w:divBdr>
        <w:top w:val="none" w:sz="0" w:space="0" w:color="auto"/>
        <w:left w:val="none" w:sz="0" w:space="0" w:color="auto"/>
        <w:bottom w:val="none" w:sz="0" w:space="0" w:color="auto"/>
        <w:right w:val="none" w:sz="0" w:space="0" w:color="auto"/>
      </w:divBdr>
    </w:div>
    <w:div w:id="955796835">
      <w:bodyDiv w:val="1"/>
      <w:marLeft w:val="0"/>
      <w:marRight w:val="0"/>
      <w:marTop w:val="0"/>
      <w:marBottom w:val="0"/>
      <w:divBdr>
        <w:top w:val="none" w:sz="0" w:space="0" w:color="auto"/>
        <w:left w:val="none" w:sz="0" w:space="0" w:color="auto"/>
        <w:bottom w:val="none" w:sz="0" w:space="0" w:color="auto"/>
        <w:right w:val="none" w:sz="0" w:space="0" w:color="auto"/>
      </w:divBdr>
    </w:div>
    <w:div w:id="984899033">
      <w:bodyDiv w:val="1"/>
      <w:marLeft w:val="0"/>
      <w:marRight w:val="0"/>
      <w:marTop w:val="0"/>
      <w:marBottom w:val="0"/>
      <w:divBdr>
        <w:top w:val="none" w:sz="0" w:space="0" w:color="auto"/>
        <w:left w:val="none" w:sz="0" w:space="0" w:color="auto"/>
        <w:bottom w:val="none" w:sz="0" w:space="0" w:color="auto"/>
        <w:right w:val="none" w:sz="0" w:space="0" w:color="auto"/>
      </w:divBdr>
    </w:div>
    <w:div w:id="1093433762">
      <w:bodyDiv w:val="1"/>
      <w:marLeft w:val="0"/>
      <w:marRight w:val="0"/>
      <w:marTop w:val="0"/>
      <w:marBottom w:val="0"/>
      <w:divBdr>
        <w:top w:val="none" w:sz="0" w:space="0" w:color="auto"/>
        <w:left w:val="none" w:sz="0" w:space="0" w:color="auto"/>
        <w:bottom w:val="none" w:sz="0" w:space="0" w:color="auto"/>
        <w:right w:val="none" w:sz="0" w:space="0" w:color="auto"/>
      </w:divBdr>
    </w:div>
    <w:div w:id="1106390807">
      <w:bodyDiv w:val="1"/>
      <w:marLeft w:val="0"/>
      <w:marRight w:val="0"/>
      <w:marTop w:val="0"/>
      <w:marBottom w:val="0"/>
      <w:divBdr>
        <w:top w:val="none" w:sz="0" w:space="0" w:color="auto"/>
        <w:left w:val="none" w:sz="0" w:space="0" w:color="auto"/>
        <w:bottom w:val="none" w:sz="0" w:space="0" w:color="auto"/>
        <w:right w:val="none" w:sz="0" w:space="0" w:color="auto"/>
      </w:divBdr>
    </w:div>
    <w:div w:id="1135298400">
      <w:bodyDiv w:val="1"/>
      <w:marLeft w:val="0"/>
      <w:marRight w:val="0"/>
      <w:marTop w:val="0"/>
      <w:marBottom w:val="0"/>
      <w:divBdr>
        <w:top w:val="none" w:sz="0" w:space="0" w:color="auto"/>
        <w:left w:val="none" w:sz="0" w:space="0" w:color="auto"/>
        <w:bottom w:val="none" w:sz="0" w:space="0" w:color="auto"/>
        <w:right w:val="none" w:sz="0" w:space="0" w:color="auto"/>
      </w:divBdr>
    </w:div>
    <w:div w:id="1141118291">
      <w:bodyDiv w:val="1"/>
      <w:marLeft w:val="0"/>
      <w:marRight w:val="0"/>
      <w:marTop w:val="0"/>
      <w:marBottom w:val="0"/>
      <w:divBdr>
        <w:top w:val="none" w:sz="0" w:space="0" w:color="auto"/>
        <w:left w:val="none" w:sz="0" w:space="0" w:color="auto"/>
        <w:bottom w:val="none" w:sz="0" w:space="0" w:color="auto"/>
        <w:right w:val="none" w:sz="0" w:space="0" w:color="auto"/>
      </w:divBdr>
    </w:div>
    <w:div w:id="1156872384">
      <w:bodyDiv w:val="1"/>
      <w:marLeft w:val="0"/>
      <w:marRight w:val="0"/>
      <w:marTop w:val="0"/>
      <w:marBottom w:val="0"/>
      <w:divBdr>
        <w:top w:val="none" w:sz="0" w:space="0" w:color="auto"/>
        <w:left w:val="none" w:sz="0" w:space="0" w:color="auto"/>
        <w:bottom w:val="none" w:sz="0" w:space="0" w:color="auto"/>
        <w:right w:val="none" w:sz="0" w:space="0" w:color="auto"/>
      </w:divBdr>
    </w:div>
    <w:div w:id="1164007046">
      <w:bodyDiv w:val="1"/>
      <w:marLeft w:val="0"/>
      <w:marRight w:val="0"/>
      <w:marTop w:val="0"/>
      <w:marBottom w:val="0"/>
      <w:divBdr>
        <w:top w:val="none" w:sz="0" w:space="0" w:color="auto"/>
        <w:left w:val="none" w:sz="0" w:space="0" w:color="auto"/>
        <w:bottom w:val="none" w:sz="0" w:space="0" w:color="auto"/>
        <w:right w:val="none" w:sz="0" w:space="0" w:color="auto"/>
      </w:divBdr>
    </w:div>
    <w:div w:id="1309893788">
      <w:bodyDiv w:val="1"/>
      <w:marLeft w:val="0"/>
      <w:marRight w:val="0"/>
      <w:marTop w:val="0"/>
      <w:marBottom w:val="0"/>
      <w:divBdr>
        <w:top w:val="none" w:sz="0" w:space="0" w:color="auto"/>
        <w:left w:val="none" w:sz="0" w:space="0" w:color="auto"/>
        <w:bottom w:val="none" w:sz="0" w:space="0" w:color="auto"/>
        <w:right w:val="none" w:sz="0" w:space="0" w:color="auto"/>
      </w:divBdr>
    </w:div>
    <w:div w:id="1325163016">
      <w:bodyDiv w:val="1"/>
      <w:marLeft w:val="0"/>
      <w:marRight w:val="0"/>
      <w:marTop w:val="0"/>
      <w:marBottom w:val="0"/>
      <w:divBdr>
        <w:top w:val="none" w:sz="0" w:space="0" w:color="auto"/>
        <w:left w:val="none" w:sz="0" w:space="0" w:color="auto"/>
        <w:bottom w:val="none" w:sz="0" w:space="0" w:color="auto"/>
        <w:right w:val="none" w:sz="0" w:space="0" w:color="auto"/>
      </w:divBdr>
    </w:div>
    <w:div w:id="1331635657">
      <w:bodyDiv w:val="1"/>
      <w:marLeft w:val="0"/>
      <w:marRight w:val="0"/>
      <w:marTop w:val="0"/>
      <w:marBottom w:val="0"/>
      <w:divBdr>
        <w:top w:val="none" w:sz="0" w:space="0" w:color="auto"/>
        <w:left w:val="none" w:sz="0" w:space="0" w:color="auto"/>
        <w:bottom w:val="none" w:sz="0" w:space="0" w:color="auto"/>
        <w:right w:val="none" w:sz="0" w:space="0" w:color="auto"/>
      </w:divBdr>
    </w:div>
    <w:div w:id="1453939560">
      <w:bodyDiv w:val="1"/>
      <w:marLeft w:val="0"/>
      <w:marRight w:val="0"/>
      <w:marTop w:val="0"/>
      <w:marBottom w:val="0"/>
      <w:divBdr>
        <w:top w:val="none" w:sz="0" w:space="0" w:color="auto"/>
        <w:left w:val="none" w:sz="0" w:space="0" w:color="auto"/>
        <w:bottom w:val="none" w:sz="0" w:space="0" w:color="auto"/>
        <w:right w:val="none" w:sz="0" w:space="0" w:color="auto"/>
      </w:divBdr>
    </w:div>
    <w:div w:id="1468163955">
      <w:bodyDiv w:val="1"/>
      <w:marLeft w:val="0"/>
      <w:marRight w:val="0"/>
      <w:marTop w:val="0"/>
      <w:marBottom w:val="0"/>
      <w:divBdr>
        <w:top w:val="none" w:sz="0" w:space="0" w:color="auto"/>
        <w:left w:val="none" w:sz="0" w:space="0" w:color="auto"/>
        <w:bottom w:val="none" w:sz="0" w:space="0" w:color="auto"/>
        <w:right w:val="none" w:sz="0" w:space="0" w:color="auto"/>
      </w:divBdr>
    </w:div>
    <w:div w:id="1585332759">
      <w:bodyDiv w:val="1"/>
      <w:marLeft w:val="0"/>
      <w:marRight w:val="0"/>
      <w:marTop w:val="0"/>
      <w:marBottom w:val="0"/>
      <w:divBdr>
        <w:top w:val="none" w:sz="0" w:space="0" w:color="auto"/>
        <w:left w:val="none" w:sz="0" w:space="0" w:color="auto"/>
        <w:bottom w:val="none" w:sz="0" w:space="0" w:color="auto"/>
        <w:right w:val="none" w:sz="0" w:space="0" w:color="auto"/>
      </w:divBdr>
      <w:divsChild>
        <w:div w:id="27264631">
          <w:marLeft w:val="1800"/>
          <w:marRight w:val="0"/>
          <w:marTop w:val="100"/>
          <w:marBottom w:val="0"/>
          <w:divBdr>
            <w:top w:val="none" w:sz="0" w:space="0" w:color="auto"/>
            <w:left w:val="none" w:sz="0" w:space="0" w:color="auto"/>
            <w:bottom w:val="none" w:sz="0" w:space="0" w:color="auto"/>
            <w:right w:val="none" w:sz="0" w:space="0" w:color="auto"/>
          </w:divBdr>
        </w:div>
        <w:div w:id="83889515">
          <w:marLeft w:val="1080"/>
          <w:marRight w:val="0"/>
          <w:marTop w:val="100"/>
          <w:marBottom w:val="0"/>
          <w:divBdr>
            <w:top w:val="none" w:sz="0" w:space="0" w:color="auto"/>
            <w:left w:val="none" w:sz="0" w:space="0" w:color="auto"/>
            <w:bottom w:val="none" w:sz="0" w:space="0" w:color="auto"/>
            <w:right w:val="none" w:sz="0" w:space="0" w:color="auto"/>
          </w:divBdr>
        </w:div>
        <w:div w:id="637491426">
          <w:marLeft w:val="1080"/>
          <w:marRight w:val="0"/>
          <w:marTop w:val="100"/>
          <w:marBottom w:val="0"/>
          <w:divBdr>
            <w:top w:val="none" w:sz="0" w:space="0" w:color="auto"/>
            <w:left w:val="none" w:sz="0" w:space="0" w:color="auto"/>
            <w:bottom w:val="none" w:sz="0" w:space="0" w:color="auto"/>
            <w:right w:val="none" w:sz="0" w:space="0" w:color="auto"/>
          </w:divBdr>
        </w:div>
        <w:div w:id="738597249">
          <w:marLeft w:val="1800"/>
          <w:marRight w:val="0"/>
          <w:marTop w:val="100"/>
          <w:marBottom w:val="0"/>
          <w:divBdr>
            <w:top w:val="none" w:sz="0" w:space="0" w:color="auto"/>
            <w:left w:val="none" w:sz="0" w:space="0" w:color="auto"/>
            <w:bottom w:val="none" w:sz="0" w:space="0" w:color="auto"/>
            <w:right w:val="none" w:sz="0" w:space="0" w:color="auto"/>
          </w:divBdr>
        </w:div>
        <w:div w:id="812022476">
          <w:marLeft w:val="360"/>
          <w:marRight w:val="0"/>
          <w:marTop w:val="200"/>
          <w:marBottom w:val="0"/>
          <w:divBdr>
            <w:top w:val="none" w:sz="0" w:space="0" w:color="auto"/>
            <w:left w:val="none" w:sz="0" w:space="0" w:color="auto"/>
            <w:bottom w:val="none" w:sz="0" w:space="0" w:color="auto"/>
            <w:right w:val="none" w:sz="0" w:space="0" w:color="auto"/>
          </w:divBdr>
        </w:div>
        <w:div w:id="1245455450">
          <w:marLeft w:val="360"/>
          <w:marRight w:val="0"/>
          <w:marTop w:val="200"/>
          <w:marBottom w:val="0"/>
          <w:divBdr>
            <w:top w:val="none" w:sz="0" w:space="0" w:color="auto"/>
            <w:left w:val="none" w:sz="0" w:space="0" w:color="auto"/>
            <w:bottom w:val="none" w:sz="0" w:space="0" w:color="auto"/>
            <w:right w:val="none" w:sz="0" w:space="0" w:color="auto"/>
          </w:divBdr>
        </w:div>
        <w:div w:id="1290549357">
          <w:marLeft w:val="1080"/>
          <w:marRight w:val="0"/>
          <w:marTop w:val="100"/>
          <w:marBottom w:val="0"/>
          <w:divBdr>
            <w:top w:val="none" w:sz="0" w:space="0" w:color="auto"/>
            <w:left w:val="none" w:sz="0" w:space="0" w:color="auto"/>
            <w:bottom w:val="none" w:sz="0" w:space="0" w:color="auto"/>
            <w:right w:val="none" w:sz="0" w:space="0" w:color="auto"/>
          </w:divBdr>
        </w:div>
        <w:div w:id="1397317392">
          <w:marLeft w:val="1080"/>
          <w:marRight w:val="0"/>
          <w:marTop w:val="100"/>
          <w:marBottom w:val="0"/>
          <w:divBdr>
            <w:top w:val="none" w:sz="0" w:space="0" w:color="auto"/>
            <w:left w:val="none" w:sz="0" w:space="0" w:color="auto"/>
            <w:bottom w:val="none" w:sz="0" w:space="0" w:color="auto"/>
            <w:right w:val="none" w:sz="0" w:space="0" w:color="auto"/>
          </w:divBdr>
        </w:div>
        <w:div w:id="1877698425">
          <w:marLeft w:val="1800"/>
          <w:marRight w:val="0"/>
          <w:marTop w:val="100"/>
          <w:marBottom w:val="0"/>
          <w:divBdr>
            <w:top w:val="none" w:sz="0" w:space="0" w:color="auto"/>
            <w:left w:val="none" w:sz="0" w:space="0" w:color="auto"/>
            <w:bottom w:val="none" w:sz="0" w:space="0" w:color="auto"/>
            <w:right w:val="none" w:sz="0" w:space="0" w:color="auto"/>
          </w:divBdr>
        </w:div>
        <w:div w:id="2024627372">
          <w:marLeft w:val="1080"/>
          <w:marRight w:val="0"/>
          <w:marTop w:val="100"/>
          <w:marBottom w:val="0"/>
          <w:divBdr>
            <w:top w:val="none" w:sz="0" w:space="0" w:color="auto"/>
            <w:left w:val="none" w:sz="0" w:space="0" w:color="auto"/>
            <w:bottom w:val="none" w:sz="0" w:space="0" w:color="auto"/>
            <w:right w:val="none" w:sz="0" w:space="0" w:color="auto"/>
          </w:divBdr>
        </w:div>
        <w:div w:id="2107993756">
          <w:marLeft w:val="1080"/>
          <w:marRight w:val="0"/>
          <w:marTop w:val="100"/>
          <w:marBottom w:val="0"/>
          <w:divBdr>
            <w:top w:val="none" w:sz="0" w:space="0" w:color="auto"/>
            <w:left w:val="none" w:sz="0" w:space="0" w:color="auto"/>
            <w:bottom w:val="none" w:sz="0" w:space="0" w:color="auto"/>
            <w:right w:val="none" w:sz="0" w:space="0" w:color="auto"/>
          </w:divBdr>
        </w:div>
      </w:divsChild>
    </w:div>
    <w:div w:id="1834685107">
      <w:bodyDiv w:val="1"/>
      <w:marLeft w:val="0"/>
      <w:marRight w:val="0"/>
      <w:marTop w:val="0"/>
      <w:marBottom w:val="0"/>
      <w:divBdr>
        <w:top w:val="none" w:sz="0" w:space="0" w:color="auto"/>
        <w:left w:val="none" w:sz="0" w:space="0" w:color="auto"/>
        <w:bottom w:val="none" w:sz="0" w:space="0" w:color="auto"/>
        <w:right w:val="none" w:sz="0" w:space="0" w:color="auto"/>
      </w:divBdr>
    </w:div>
    <w:div w:id="1845391136">
      <w:bodyDiv w:val="1"/>
      <w:marLeft w:val="0"/>
      <w:marRight w:val="0"/>
      <w:marTop w:val="0"/>
      <w:marBottom w:val="0"/>
      <w:divBdr>
        <w:top w:val="none" w:sz="0" w:space="0" w:color="auto"/>
        <w:left w:val="none" w:sz="0" w:space="0" w:color="auto"/>
        <w:bottom w:val="none" w:sz="0" w:space="0" w:color="auto"/>
        <w:right w:val="none" w:sz="0" w:space="0" w:color="auto"/>
      </w:divBdr>
      <w:divsChild>
        <w:div w:id="167840725">
          <w:marLeft w:val="360"/>
          <w:marRight w:val="0"/>
          <w:marTop w:val="200"/>
          <w:marBottom w:val="0"/>
          <w:divBdr>
            <w:top w:val="none" w:sz="0" w:space="0" w:color="auto"/>
            <w:left w:val="none" w:sz="0" w:space="0" w:color="auto"/>
            <w:bottom w:val="none" w:sz="0" w:space="0" w:color="auto"/>
            <w:right w:val="none" w:sz="0" w:space="0" w:color="auto"/>
          </w:divBdr>
        </w:div>
        <w:div w:id="396635715">
          <w:marLeft w:val="360"/>
          <w:marRight w:val="0"/>
          <w:marTop w:val="200"/>
          <w:marBottom w:val="0"/>
          <w:divBdr>
            <w:top w:val="none" w:sz="0" w:space="0" w:color="auto"/>
            <w:left w:val="none" w:sz="0" w:space="0" w:color="auto"/>
            <w:bottom w:val="none" w:sz="0" w:space="0" w:color="auto"/>
            <w:right w:val="none" w:sz="0" w:space="0" w:color="auto"/>
          </w:divBdr>
        </w:div>
        <w:div w:id="437332828">
          <w:marLeft w:val="1080"/>
          <w:marRight w:val="0"/>
          <w:marTop w:val="100"/>
          <w:marBottom w:val="0"/>
          <w:divBdr>
            <w:top w:val="none" w:sz="0" w:space="0" w:color="auto"/>
            <w:left w:val="none" w:sz="0" w:space="0" w:color="auto"/>
            <w:bottom w:val="none" w:sz="0" w:space="0" w:color="auto"/>
            <w:right w:val="none" w:sz="0" w:space="0" w:color="auto"/>
          </w:divBdr>
        </w:div>
        <w:div w:id="526992190">
          <w:marLeft w:val="1080"/>
          <w:marRight w:val="0"/>
          <w:marTop w:val="100"/>
          <w:marBottom w:val="0"/>
          <w:divBdr>
            <w:top w:val="none" w:sz="0" w:space="0" w:color="auto"/>
            <w:left w:val="none" w:sz="0" w:space="0" w:color="auto"/>
            <w:bottom w:val="none" w:sz="0" w:space="0" w:color="auto"/>
            <w:right w:val="none" w:sz="0" w:space="0" w:color="auto"/>
          </w:divBdr>
        </w:div>
        <w:div w:id="576867216">
          <w:marLeft w:val="1080"/>
          <w:marRight w:val="0"/>
          <w:marTop w:val="100"/>
          <w:marBottom w:val="0"/>
          <w:divBdr>
            <w:top w:val="none" w:sz="0" w:space="0" w:color="auto"/>
            <w:left w:val="none" w:sz="0" w:space="0" w:color="auto"/>
            <w:bottom w:val="none" w:sz="0" w:space="0" w:color="auto"/>
            <w:right w:val="none" w:sz="0" w:space="0" w:color="auto"/>
          </w:divBdr>
        </w:div>
        <w:div w:id="633216401">
          <w:marLeft w:val="360"/>
          <w:marRight w:val="0"/>
          <w:marTop w:val="200"/>
          <w:marBottom w:val="0"/>
          <w:divBdr>
            <w:top w:val="none" w:sz="0" w:space="0" w:color="auto"/>
            <w:left w:val="none" w:sz="0" w:space="0" w:color="auto"/>
            <w:bottom w:val="none" w:sz="0" w:space="0" w:color="auto"/>
            <w:right w:val="none" w:sz="0" w:space="0" w:color="auto"/>
          </w:divBdr>
        </w:div>
        <w:div w:id="1200243142">
          <w:marLeft w:val="1080"/>
          <w:marRight w:val="0"/>
          <w:marTop w:val="100"/>
          <w:marBottom w:val="0"/>
          <w:divBdr>
            <w:top w:val="none" w:sz="0" w:space="0" w:color="auto"/>
            <w:left w:val="none" w:sz="0" w:space="0" w:color="auto"/>
            <w:bottom w:val="none" w:sz="0" w:space="0" w:color="auto"/>
            <w:right w:val="none" w:sz="0" w:space="0" w:color="auto"/>
          </w:divBdr>
        </w:div>
        <w:div w:id="1257639784">
          <w:marLeft w:val="1080"/>
          <w:marRight w:val="0"/>
          <w:marTop w:val="100"/>
          <w:marBottom w:val="0"/>
          <w:divBdr>
            <w:top w:val="none" w:sz="0" w:space="0" w:color="auto"/>
            <w:left w:val="none" w:sz="0" w:space="0" w:color="auto"/>
            <w:bottom w:val="none" w:sz="0" w:space="0" w:color="auto"/>
            <w:right w:val="none" w:sz="0" w:space="0" w:color="auto"/>
          </w:divBdr>
        </w:div>
        <w:div w:id="1555391459">
          <w:marLeft w:val="1080"/>
          <w:marRight w:val="0"/>
          <w:marTop w:val="100"/>
          <w:marBottom w:val="0"/>
          <w:divBdr>
            <w:top w:val="none" w:sz="0" w:space="0" w:color="auto"/>
            <w:left w:val="none" w:sz="0" w:space="0" w:color="auto"/>
            <w:bottom w:val="none" w:sz="0" w:space="0" w:color="auto"/>
            <w:right w:val="none" w:sz="0" w:space="0" w:color="auto"/>
          </w:divBdr>
        </w:div>
        <w:div w:id="2097706709">
          <w:marLeft w:val="1080"/>
          <w:marRight w:val="0"/>
          <w:marTop w:val="1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microsoft.com/office/2007/relationships/diagramDrawing" Target="diagrams/drawing1.xml"/><Relationship Id="rId26" Type="http://schemas.openxmlformats.org/officeDocument/2006/relationships/hyperlink" Target="https://mora.mbodigitaal.nl/index.php/Informatiemodel" TargetMode="External"/><Relationship Id="rId39" Type="http://schemas.openxmlformats.org/officeDocument/2006/relationships/header" Target="header1.xml"/><Relationship Id="rId21" Type="http://schemas.microsoft.com/office/2011/relationships/commentsExtended" Target="commentsExtended.xml"/><Relationship Id="rId34" Type="http://schemas.openxmlformats.org/officeDocument/2006/relationships/hyperlink" Target="https://netwerkexamineringdigitalisering.github.io/NED-OOAPI/specification/v5/docs.html"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openonderwijsapi.n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dustandaard.nl/amigo/" TargetMode="External"/><Relationship Id="rId32" Type="http://schemas.openxmlformats.org/officeDocument/2006/relationships/hyperlink" Target="https://github.com/open-education-api" TargetMode="External"/><Relationship Id="rId37" Type="http://schemas.openxmlformats.org/officeDocument/2006/relationships/hyperlink" Target="https://www.edustandaard.nl/standaard_afspraken/open-onderwijs-api/open-onderwijs-api-5-0/"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Layout" Target="diagrams/layout1.xml"/><Relationship Id="rId23" Type="http://schemas.microsoft.com/office/2018/08/relationships/commentsExtensible" Target="commentsExtensible.xml"/><Relationship Id="rId28" Type="http://schemas.openxmlformats.org/officeDocument/2006/relationships/hyperlink" Target="https://eur01.safelinks.protection.outlook.com/?url=https%3A%2F%2Fgithub.com%2Forgs%2FOnderwijs-Koppelingen-OKx%2Frepositories&amp;data=05%7C02%7Cjg.swart%40alfa-college.nl%7C9799392f8fdf42556a4e08dd205c5fc1%7C7883c6331f4545e9ac491f567ac6a580%7C0%7C0%7C638702303299584470%7CUnknown%7CTWFpbGZsb3d8eyJFbXB0eU1hcGkiOnRydWUsIlYiOiIwLjAuMDAwMCIsIlAiOiJXaW4zMiIsIkFOIjoiTWFpbCIsIldUIjoyfQ%3D%3D%7C0%7C%7C%7C&amp;sdata=OEchYOuA33f33v8cUpT3DAXp04sRczg8CVL40Bdesps%3D&amp;reserved=0" TargetMode="External"/><Relationship Id="rId36" Type="http://schemas.openxmlformats.org/officeDocument/2006/relationships/hyperlink" Target="https://github.com/open-education-api/specification/releases/tag/release-1" TargetMode="Externa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https://openonderwijsapi.nl"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 Id="rId22" Type="http://schemas.microsoft.com/office/2016/09/relationships/commentsIds" Target="commentsIds.xml"/><Relationship Id="rId27" Type="http://schemas.openxmlformats.org/officeDocument/2006/relationships/image" Target="media/image4.png"/><Relationship Id="rId30" Type="http://schemas.openxmlformats.org/officeDocument/2006/relationships/hyperlink" Target="https://www.edustandaard.nl/standaard_afspraken/open-onderwijs-api/open-onderwijs-api-5-0/" TargetMode="External"/><Relationship Id="rId35" Type="http://schemas.openxmlformats.org/officeDocument/2006/relationships/hyperlink" Target="https://openonderwijsapi.nl/specification/v5/docs.html" TargetMode="External"/><Relationship Id="rId43" Type="http://schemas.openxmlformats.org/officeDocument/2006/relationships/header" Target="header3.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Colors" Target="diagrams/colors1.xml"/><Relationship Id="rId25" Type="http://schemas.openxmlformats.org/officeDocument/2006/relationships/hyperlink" Target="https://mora.mbodigitaal.nl/index.php/Hoofdpagina" TargetMode="External"/><Relationship Id="rId33" Type="http://schemas.openxmlformats.org/officeDocument/2006/relationships/hyperlink" Target="https://openonderwijsapi.nl/specification/v5/OOAPIv5_model.png" TargetMode="External"/><Relationship Id="rId38" Type="http://schemas.openxmlformats.org/officeDocument/2006/relationships/hyperlink" Target="https://github.com/open-education-api/specification/issues" TargetMode="External"/><Relationship Id="rId46" Type="http://schemas.microsoft.com/office/2011/relationships/people" Target="people.xml"/><Relationship Id="rId20" Type="http://schemas.openxmlformats.org/officeDocument/2006/relationships/comments" Target="comments.xml"/><Relationship Id="rId41"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DF7632-FFC5-4D94-B3EE-26669D819CB9}"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nl-NL"/>
        </a:p>
      </dgm:t>
    </dgm:pt>
    <dgm:pt modelId="{8E9B5A47-CA6B-4BEC-B828-CDDE49943F61}">
      <dgm:prSet phldrT="[Tekst]"/>
      <dgm:spPr/>
      <dgm:t>
        <a:bodyPr/>
        <a:lstStyle/>
        <a:p>
          <a:r>
            <a:rPr lang="nl-NL"/>
            <a:t>OKx</a:t>
          </a:r>
        </a:p>
      </dgm:t>
    </dgm:pt>
    <dgm:pt modelId="{9AABE374-D6F3-4E0B-B08C-BA67EECE0534}" type="parTrans" cxnId="{124B8A9B-2D8A-42AA-9FB9-C44F81FD4472}">
      <dgm:prSet/>
      <dgm:spPr/>
      <dgm:t>
        <a:bodyPr/>
        <a:lstStyle/>
        <a:p>
          <a:endParaRPr lang="nl-NL"/>
        </a:p>
      </dgm:t>
    </dgm:pt>
    <dgm:pt modelId="{1875DA53-669C-4FA1-BEBE-F02B814043B1}" type="sibTrans" cxnId="{124B8A9B-2D8A-42AA-9FB9-C44F81FD4472}">
      <dgm:prSet/>
      <dgm:spPr/>
      <dgm:t>
        <a:bodyPr/>
        <a:lstStyle/>
        <a:p>
          <a:endParaRPr lang="nl-NL"/>
        </a:p>
      </dgm:t>
    </dgm:pt>
    <dgm:pt modelId="{811A396D-989B-4BAF-B0EE-6CF029D2BD03}">
      <dgm:prSet phldrT="[Tekst]"/>
      <dgm:spPr/>
      <dgm:t>
        <a:bodyPr/>
        <a:lstStyle/>
        <a:p>
          <a:r>
            <a:rPr lang="nl-NL"/>
            <a:t>Scholen &amp; Leveranciers</a:t>
          </a:r>
        </a:p>
      </dgm:t>
    </dgm:pt>
    <dgm:pt modelId="{330A21D6-181F-46EE-89C4-3E5496EB5D6D}" type="parTrans" cxnId="{5C4232D3-20E6-4DA4-8DD2-2D9CCB7D82FE}">
      <dgm:prSet/>
      <dgm:spPr/>
      <dgm:t>
        <a:bodyPr/>
        <a:lstStyle/>
        <a:p>
          <a:endParaRPr lang="nl-NL"/>
        </a:p>
      </dgm:t>
    </dgm:pt>
    <dgm:pt modelId="{9C3BA9BE-7666-479F-8BB0-1A45F5F6D7A7}" type="sibTrans" cxnId="{5C4232D3-20E6-4DA4-8DD2-2D9CCB7D82FE}">
      <dgm:prSet/>
      <dgm:spPr/>
      <dgm:t>
        <a:bodyPr/>
        <a:lstStyle/>
        <a:p>
          <a:endParaRPr lang="nl-NL"/>
        </a:p>
      </dgm:t>
    </dgm:pt>
    <dgm:pt modelId="{AD7B982A-8630-42ED-AC4E-0E64ED99D960}">
      <dgm:prSet phldrT="[Tekst]"/>
      <dgm:spPr/>
      <dgm:t>
        <a:bodyPr/>
        <a:lstStyle/>
        <a:p>
          <a:r>
            <a:rPr lang="nl-NL"/>
            <a:t>NPuls</a:t>
          </a:r>
        </a:p>
      </dgm:t>
    </dgm:pt>
    <dgm:pt modelId="{02666460-0688-4433-9098-8EE8FAE51828}" type="parTrans" cxnId="{FED8E5CC-DC09-4496-886D-E11A9479244B}">
      <dgm:prSet/>
      <dgm:spPr/>
      <dgm:t>
        <a:bodyPr/>
        <a:lstStyle/>
        <a:p>
          <a:endParaRPr lang="nl-NL"/>
        </a:p>
      </dgm:t>
    </dgm:pt>
    <dgm:pt modelId="{861390B2-B5E7-40B3-B748-4721AB164778}" type="sibTrans" cxnId="{FED8E5CC-DC09-4496-886D-E11A9479244B}">
      <dgm:prSet/>
      <dgm:spPr/>
      <dgm:t>
        <a:bodyPr/>
        <a:lstStyle/>
        <a:p>
          <a:endParaRPr lang="nl-NL"/>
        </a:p>
      </dgm:t>
    </dgm:pt>
    <dgm:pt modelId="{2FC4DB3A-EB8C-4D0B-8BDC-31F57359F005}">
      <dgm:prSet phldrT="[Tekst]">
        <dgm:style>
          <a:lnRef idx="2">
            <a:schemeClr val="dk1"/>
          </a:lnRef>
          <a:fillRef idx="1">
            <a:schemeClr val="lt1"/>
          </a:fillRef>
          <a:effectRef idx="0">
            <a:schemeClr val="dk1"/>
          </a:effectRef>
          <a:fontRef idx="minor">
            <a:schemeClr val="dk1"/>
          </a:fontRef>
        </dgm:style>
      </dgm:prSet>
      <dgm:spPr>
        <a:solidFill>
          <a:schemeClr val="accent1"/>
        </a:solidFill>
        <a:ln>
          <a:noFill/>
        </a:ln>
      </dgm:spPr>
      <dgm:t>
        <a:bodyPr/>
        <a:lstStyle/>
        <a:p>
          <a:r>
            <a:rPr lang="nl-NL">
              <a:solidFill>
                <a:schemeClr val="bg1"/>
              </a:solidFill>
            </a:rPr>
            <a:t>MOKA</a:t>
          </a:r>
        </a:p>
      </dgm:t>
    </dgm:pt>
    <dgm:pt modelId="{FFA8A2B6-C6B9-443E-8D5A-AD4FD592A2E1}" type="parTrans" cxnId="{995014FB-EE8B-452A-B9A4-BEAA2B65222E}">
      <dgm:prSet/>
      <dgm:spPr/>
      <dgm:t>
        <a:bodyPr/>
        <a:lstStyle/>
        <a:p>
          <a:endParaRPr lang="nl-NL"/>
        </a:p>
      </dgm:t>
    </dgm:pt>
    <dgm:pt modelId="{0F70D842-1E7B-4D75-8668-0FD1CD91AF1F}" type="sibTrans" cxnId="{995014FB-EE8B-452A-B9A4-BEAA2B65222E}">
      <dgm:prSet/>
      <dgm:spPr/>
      <dgm:t>
        <a:bodyPr/>
        <a:lstStyle/>
        <a:p>
          <a:endParaRPr lang="nl-NL"/>
        </a:p>
      </dgm:t>
    </dgm:pt>
    <dgm:pt modelId="{2C61BBC3-DF78-4FA4-8969-07C01E2C0126}">
      <dgm:prSet phldrT="[Tekst]"/>
      <dgm:spPr/>
      <dgm:t>
        <a:bodyPr/>
        <a:lstStyle/>
        <a:p>
          <a:r>
            <a:rPr lang="nl-NL"/>
            <a:t>OOAPI</a:t>
          </a:r>
        </a:p>
      </dgm:t>
    </dgm:pt>
    <dgm:pt modelId="{129AE180-11E8-4479-B1BF-AB143B32B7CC}" type="parTrans" cxnId="{9E0145AF-AE15-4AE1-B70F-FFC5409C58B2}">
      <dgm:prSet/>
      <dgm:spPr/>
      <dgm:t>
        <a:bodyPr/>
        <a:lstStyle/>
        <a:p>
          <a:endParaRPr lang="nl-NL"/>
        </a:p>
      </dgm:t>
    </dgm:pt>
    <dgm:pt modelId="{7730B07E-9D03-492F-9D50-BE319478E2C8}" type="sibTrans" cxnId="{9E0145AF-AE15-4AE1-B70F-FFC5409C58B2}">
      <dgm:prSet/>
      <dgm:spPr/>
      <dgm:t>
        <a:bodyPr/>
        <a:lstStyle/>
        <a:p>
          <a:endParaRPr lang="nl-NL"/>
        </a:p>
      </dgm:t>
    </dgm:pt>
    <dgm:pt modelId="{191F8BDB-B4EA-4DE5-8E63-2AE9CBC59F93}" type="pres">
      <dgm:prSet presAssocID="{1CDF7632-FFC5-4D94-B3EE-26669D819CB9}" presName="Name0" presStyleCnt="0">
        <dgm:presLayoutVars>
          <dgm:chMax val="1"/>
          <dgm:dir/>
          <dgm:animLvl val="ctr"/>
          <dgm:resizeHandles val="exact"/>
        </dgm:presLayoutVars>
      </dgm:prSet>
      <dgm:spPr/>
    </dgm:pt>
    <dgm:pt modelId="{3E08A7A5-94F7-437B-BC6B-3834DC8171DF}" type="pres">
      <dgm:prSet presAssocID="{8E9B5A47-CA6B-4BEC-B828-CDDE49943F61}" presName="centerShape" presStyleLbl="node0" presStyleIdx="0" presStyleCnt="1"/>
      <dgm:spPr/>
    </dgm:pt>
    <dgm:pt modelId="{89863625-163E-4C45-ACC1-112CA0306561}" type="pres">
      <dgm:prSet presAssocID="{330A21D6-181F-46EE-89C4-3E5496EB5D6D}" presName="parTrans" presStyleLbl="sibTrans2D1" presStyleIdx="0" presStyleCnt="4"/>
      <dgm:spPr/>
    </dgm:pt>
    <dgm:pt modelId="{0188C20E-CB69-4175-9803-421C3A23874C}" type="pres">
      <dgm:prSet presAssocID="{330A21D6-181F-46EE-89C4-3E5496EB5D6D}" presName="connectorText" presStyleLbl="sibTrans2D1" presStyleIdx="0" presStyleCnt="4"/>
      <dgm:spPr/>
    </dgm:pt>
    <dgm:pt modelId="{C7B3C526-4811-4737-9F71-4B4E7B519AC9}" type="pres">
      <dgm:prSet presAssocID="{811A396D-989B-4BAF-B0EE-6CF029D2BD03}" presName="node" presStyleLbl="node1" presStyleIdx="0" presStyleCnt="4">
        <dgm:presLayoutVars>
          <dgm:bulletEnabled val="1"/>
        </dgm:presLayoutVars>
      </dgm:prSet>
      <dgm:spPr/>
    </dgm:pt>
    <dgm:pt modelId="{B4FA67C9-6315-41D0-B677-6F97089F01FE}" type="pres">
      <dgm:prSet presAssocID="{02666460-0688-4433-9098-8EE8FAE51828}" presName="parTrans" presStyleLbl="sibTrans2D1" presStyleIdx="1" presStyleCnt="4"/>
      <dgm:spPr/>
    </dgm:pt>
    <dgm:pt modelId="{B8CB7C57-6966-4C04-87DE-7D6FA18C6DA1}" type="pres">
      <dgm:prSet presAssocID="{02666460-0688-4433-9098-8EE8FAE51828}" presName="connectorText" presStyleLbl="sibTrans2D1" presStyleIdx="1" presStyleCnt="4"/>
      <dgm:spPr/>
    </dgm:pt>
    <dgm:pt modelId="{80A8BE26-2AD0-4E43-AF1B-45BF3B7EDD81}" type="pres">
      <dgm:prSet presAssocID="{AD7B982A-8630-42ED-AC4E-0E64ED99D960}" presName="node" presStyleLbl="node1" presStyleIdx="1" presStyleCnt="4">
        <dgm:presLayoutVars>
          <dgm:bulletEnabled val="1"/>
        </dgm:presLayoutVars>
      </dgm:prSet>
      <dgm:spPr/>
    </dgm:pt>
    <dgm:pt modelId="{BEBC2AFD-AE10-40B6-A3C4-5A384FC94D67}" type="pres">
      <dgm:prSet presAssocID="{129AE180-11E8-4479-B1BF-AB143B32B7CC}" presName="parTrans" presStyleLbl="sibTrans2D1" presStyleIdx="2" presStyleCnt="4"/>
      <dgm:spPr/>
    </dgm:pt>
    <dgm:pt modelId="{CF761EC6-2088-43C9-B265-EC9ED2A0A574}" type="pres">
      <dgm:prSet presAssocID="{129AE180-11E8-4479-B1BF-AB143B32B7CC}" presName="connectorText" presStyleLbl="sibTrans2D1" presStyleIdx="2" presStyleCnt="4"/>
      <dgm:spPr/>
    </dgm:pt>
    <dgm:pt modelId="{EEA1C583-0BF0-40AF-B30E-12DDD5123E8E}" type="pres">
      <dgm:prSet presAssocID="{2C61BBC3-DF78-4FA4-8969-07C01E2C0126}" presName="node" presStyleLbl="node1" presStyleIdx="2" presStyleCnt="4">
        <dgm:presLayoutVars>
          <dgm:bulletEnabled val="1"/>
        </dgm:presLayoutVars>
      </dgm:prSet>
      <dgm:spPr/>
    </dgm:pt>
    <dgm:pt modelId="{2C44DC7E-DE1F-4E02-A843-84F72F607F47}" type="pres">
      <dgm:prSet presAssocID="{FFA8A2B6-C6B9-443E-8D5A-AD4FD592A2E1}" presName="parTrans" presStyleLbl="sibTrans2D1" presStyleIdx="3" presStyleCnt="4"/>
      <dgm:spPr/>
    </dgm:pt>
    <dgm:pt modelId="{F9506DE0-004A-4E83-B18A-18B20CB3C6BF}" type="pres">
      <dgm:prSet presAssocID="{FFA8A2B6-C6B9-443E-8D5A-AD4FD592A2E1}" presName="connectorText" presStyleLbl="sibTrans2D1" presStyleIdx="3" presStyleCnt="4"/>
      <dgm:spPr/>
    </dgm:pt>
    <dgm:pt modelId="{F844A6DA-5F62-4250-B36F-C6B10F8B455F}" type="pres">
      <dgm:prSet presAssocID="{2FC4DB3A-EB8C-4D0B-8BDC-31F57359F005}" presName="node" presStyleLbl="node1" presStyleIdx="3" presStyleCnt="4">
        <dgm:presLayoutVars>
          <dgm:bulletEnabled val="1"/>
        </dgm:presLayoutVars>
      </dgm:prSet>
      <dgm:spPr/>
    </dgm:pt>
  </dgm:ptLst>
  <dgm:cxnLst>
    <dgm:cxn modelId="{F0130512-4DE9-4DB3-9A92-00F6091FF0D2}" type="presOf" srcId="{2FC4DB3A-EB8C-4D0B-8BDC-31F57359F005}" destId="{F844A6DA-5F62-4250-B36F-C6B10F8B455F}" srcOrd="0" destOrd="0" presId="urn:microsoft.com/office/officeart/2005/8/layout/radial5"/>
    <dgm:cxn modelId="{DBE34914-73BE-4492-8317-2298750F7DF2}" type="presOf" srcId="{129AE180-11E8-4479-B1BF-AB143B32B7CC}" destId="{BEBC2AFD-AE10-40B6-A3C4-5A384FC94D67}" srcOrd="0" destOrd="0" presId="urn:microsoft.com/office/officeart/2005/8/layout/radial5"/>
    <dgm:cxn modelId="{5A0AC117-151C-4DD8-BBAC-C1132B77C2D0}" type="presOf" srcId="{330A21D6-181F-46EE-89C4-3E5496EB5D6D}" destId="{89863625-163E-4C45-ACC1-112CA0306561}" srcOrd="0" destOrd="0" presId="urn:microsoft.com/office/officeart/2005/8/layout/radial5"/>
    <dgm:cxn modelId="{619E112F-DF95-438B-A6C9-5CA96C97E884}" type="presOf" srcId="{1CDF7632-FFC5-4D94-B3EE-26669D819CB9}" destId="{191F8BDB-B4EA-4DE5-8E63-2AE9CBC59F93}" srcOrd="0" destOrd="0" presId="urn:microsoft.com/office/officeart/2005/8/layout/radial5"/>
    <dgm:cxn modelId="{F7E87538-9023-45F7-8EE5-92F845D1695B}" type="presOf" srcId="{02666460-0688-4433-9098-8EE8FAE51828}" destId="{B8CB7C57-6966-4C04-87DE-7D6FA18C6DA1}" srcOrd="1" destOrd="0" presId="urn:microsoft.com/office/officeart/2005/8/layout/radial5"/>
    <dgm:cxn modelId="{85594B75-6C9C-48BF-9AEF-9C892D1FC1DE}" type="presOf" srcId="{AD7B982A-8630-42ED-AC4E-0E64ED99D960}" destId="{80A8BE26-2AD0-4E43-AF1B-45BF3B7EDD81}" srcOrd="0" destOrd="0" presId="urn:microsoft.com/office/officeart/2005/8/layout/radial5"/>
    <dgm:cxn modelId="{96890E7C-F693-4096-ADF2-D9A56D4F0D0E}" type="presOf" srcId="{8E9B5A47-CA6B-4BEC-B828-CDDE49943F61}" destId="{3E08A7A5-94F7-437B-BC6B-3834DC8171DF}" srcOrd="0" destOrd="0" presId="urn:microsoft.com/office/officeart/2005/8/layout/radial5"/>
    <dgm:cxn modelId="{68CFFB85-35AB-4741-8D43-B6F0CBCBC988}" type="presOf" srcId="{FFA8A2B6-C6B9-443E-8D5A-AD4FD592A2E1}" destId="{F9506DE0-004A-4E83-B18A-18B20CB3C6BF}" srcOrd="1" destOrd="0" presId="urn:microsoft.com/office/officeart/2005/8/layout/radial5"/>
    <dgm:cxn modelId="{5F2A0A8F-22B6-4EE2-A4C8-23D3E00D6DDB}" type="presOf" srcId="{330A21D6-181F-46EE-89C4-3E5496EB5D6D}" destId="{0188C20E-CB69-4175-9803-421C3A23874C}" srcOrd="1" destOrd="0" presId="urn:microsoft.com/office/officeart/2005/8/layout/radial5"/>
    <dgm:cxn modelId="{D8E23494-55D7-4171-BAD1-AA9CD137BE76}" type="presOf" srcId="{129AE180-11E8-4479-B1BF-AB143B32B7CC}" destId="{CF761EC6-2088-43C9-B265-EC9ED2A0A574}" srcOrd="1" destOrd="0" presId="urn:microsoft.com/office/officeart/2005/8/layout/radial5"/>
    <dgm:cxn modelId="{124B8A9B-2D8A-42AA-9FB9-C44F81FD4472}" srcId="{1CDF7632-FFC5-4D94-B3EE-26669D819CB9}" destId="{8E9B5A47-CA6B-4BEC-B828-CDDE49943F61}" srcOrd="0" destOrd="0" parTransId="{9AABE374-D6F3-4E0B-B08C-BA67EECE0534}" sibTransId="{1875DA53-669C-4FA1-BEBE-F02B814043B1}"/>
    <dgm:cxn modelId="{193F38A6-038E-4203-B241-DFD7CBE0AC6D}" type="presOf" srcId="{02666460-0688-4433-9098-8EE8FAE51828}" destId="{B4FA67C9-6315-41D0-B677-6F97089F01FE}" srcOrd="0" destOrd="0" presId="urn:microsoft.com/office/officeart/2005/8/layout/radial5"/>
    <dgm:cxn modelId="{9E0145AF-AE15-4AE1-B70F-FFC5409C58B2}" srcId="{8E9B5A47-CA6B-4BEC-B828-CDDE49943F61}" destId="{2C61BBC3-DF78-4FA4-8969-07C01E2C0126}" srcOrd="2" destOrd="0" parTransId="{129AE180-11E8-4479-B1BF-AB143B32B7CC}" sibTransId="{7730B07E-9D03-492F-9D50-BE319478E2C8}"/>
    <dgm:cxn modelId="{72CBEDB7-837E-443E-BAD8-6712B2A73F4E}" type="presOf" srcId="{2C61BBC3-DF78-4FA4-8969-07C01E2C0126}" destId="{EEA1C583-0BF0-40AF-B30E-12DDD5123E8E}" srcOrd="0" destOrd="0" presId="urn:microsoft.com/office/officeart/2005/8/layout/radial5"/>
    <dgm:cxn modelId="{FED8E5CC-DC09-4496-886D-E11A9479244B}" srcId="{8E9B5A47-CA6B-4BEC-B828-CDDE49943F61}" destId="{AD7B982A-8630-42ED-AC4E-0E64ED99D960}" srcOrd="1" destOrd="0" parTransId="{02666460-0688-4433-9098-8EE8FAE51828}" sibTransId="{861390B2-B5E7-40B3-B748-4721AB164778}"/>
    <dgm:cxn modelId="{5C4232D3-20E6-4DA4-8DD2-2D9CCB7D82FE}" srcId="{8E9B5A47-CA6B-4BEC-B828-CDDE49943F61}" destId="{811A396D-989B-4BAF-B0EE-6CF029D2BD03}" srcOrd="0" destOrd="0" parTransId="{330A21D6-181F-46EE-89C4-3E5496EB5D6D}" sibTransId="{9C3BA9BE-7666-479F-8BB0-1A45F5F6D7A7}"/>
    <dgm:cxn modelId="{B82249D5-3FC9-4A62-9768-AB931ADA4FB1}" type="presOf" srcId="{FFA8A2B6-C6B9-443E-8D5A-AD4FD592A2E1}" destId="{2C44DC7E-DE1F-4E02-A843-84F72F607F47}" srcOrd="0" destOrd="0" presId="urn:microsoft.com/office/officeart/2005/8/layout/radial5"/>
    <dgm:cxn modelId="{BD1734D7-7BB3-45EC-A59B-CD80CE47A692}" type="presOf" srcId="{811A396D-989B-4BAF-B0EE-6CF029D2BD03}" destId="{C7B3C526-4811-4737-9F71-4B4E7B519AC9}" srcOrd="0" destOrd="0" presId="urn:microsoft.com/office/officeart/2005/8/layout/radial5"/>
    <dgm:cxn modelId="{995014FB-EE8B-452A-B9A4-BEAA2B65222E}" srcId="{8E9B5A47-CA6B-4BEC-B828-CDDE49943F61}" destId="{2FC4DB3A-EB8C-4D0B-8BDC-31F57359F005}" srcOrd="3" destOrd="0" parTransId="{FFA8A2B6-C6B9-443E-8D5A-AD4FD592A2E1}" sibTransId="{0F70D842-1E7B-4D75-8668-0FD1CD91AF1F}"/>
    <dgm:cxn modelId="{7F8E2C2B-AC92-41CB-82E3-BCAA2C182331}" type="presParOf" srcId="{191F8BDB-B4EA-4DE5-8E63-2AE9CBC59F93}" destId="{3E08A7A5-94F7-437B-BC6B-3834DC8171DF}" srcOrd="0" destOrd="0" presId="urn:microsoft.com/office/officeart/2005/8/layout/radial5"/>
    <dgm:cxn modelId="{4FDF397D-2229-4BED-A268-0B38E2C88F45}" type="presParOf" srcId="{191F8BDB-B4EA-4DE5-8E63-2AE9CBC59F93}" destId="{89863625-163E-4C45-ACC1-112CA0306561}" srcOrd="1" destOrd="0" presId="urn:microsoft.com/office/officeart/2005/8/layout/radial5"/>
    <dgm:cxn modelId="{8D315D07-3179-4D57-BFBF-6636DC0E5EE1}" type="presParOf" srcId="{89863625-163E-4C45-ACC1-112CA0306561}" destId="{0188C20E-CB69-4175-9803-421C3A23874C}" srcOrd="0" destOrd="0" presId="urn:microsoft.com/office/officeart/2005/8/layout/radial5"/>
    <dgm:cxn modelId="{D26A4855-6D05-46EE-8A4F-19BC3D61F6FF}" type="presParOf" srcId="{191F8BDB-B4EA-4DE5-8E63-2AE9CBC59F93}" destId="{C7B3C526-4811-4737-9F71-4B4E7B519AC9}" srcOrd="2" destOrd="0" presId="urn:microsoft.com/office/officeart/2005/8/layout/radial5"/>
    <dgm:cxn modelId="{F060CF9E-72A3-40CA-8580-7517D7C55A71}" type="presParOf" srcId="{191F8BDB-B4EA-4DE5-8E63-2AE9CBC59F93}" destId="{B4FA67C9-6315-41D0-B677-6F97089F01FE}" srcOrd="3" destOrd="0" presId="urn:microsoft.com/office/officeart/2005/8/layout/radial5"/>
    <dgm:cxn modelId="{696A5AF4-742F-4E32-A6C0-CE97477E228A}" type="presParOf" srcId="{B4FA67C9-6315-41D0-B677-6F97089F01FE}" destId="{B8CB7C57-6966-4C04-87DE-7D6FA18C6DA1}" srcOrd="0" destOrd="0" presId="urn:microsoft.com/office/officeart/2005/8/layout/radial5"/>
    <dgm:cxn modelId="{2DA865A7-8EE9-4295-B6CB-DA1E98B04391}" type="presParOf" srcId="{191F8BDB-B4EA-4DE5-8E63-2AE9CBC59F93}" destId="{80A8BE26-2AD0-4E43-AF1B-45BF3B7EDD81}" srcOrd="4" destOrd="0" presId="urn:microsoft.com/office/officeart/2005/8/layout/radial5"/>
    <dgm:cxn modelId="{5E69EAF3-9222-43F6-B1EA-548C1572A05B}" type="presParOf" srcId="{191F8BDB-B4EA-4DE5-8E63-2AE9CBC59F93}" destId="{BEBC2AFD-AE10-40B6-A3C4-5A384FC94D67}" srcOrd="5" destOrd="0" presId="urn:microsoft.com/office/officeart/2005/8/layout/radial5"/>
    <dgm:cxn modelId="{1A094D83-8B46-4B64-A503-8F1E55964CCE}" type="presParOf" srcId="{BEBC2AFD-AE10-40B6-A3C4-5A384FC94D67}" destId="{CF761EC6-2088-43C9-B265-EC9ED2A0A574}" srcOrd="0" destOrd="0" presId="urn:microsoft.com/office/officeart/2005/8/layout/radial5"/>
    <dgm:cxn modelId="{522B0FC5-E7A7-4191-B522-21E6A875B88C}" type="presParOf" srcId="{191F8BDB-B4EA-4DE5-8E63-2AE9CBC59F93}" destId="{EEA1C583-0BF0-40AF-B30E-12DDD5123E8E}" srcOrd="6" destOrd="0" presId="urn:microsoft.com/office/officeart/2005/8/layout/radial5"/>
    <dgm:cxn modelId="{ECBDF5BD-C456-4B62-80EB-BFD301026544}" type="presParOf" srcId="{191F8BDB-B4EA-4DE5-8E63-2AE9CBC59F93}" destId="{2C44DC7E-DE1F-4E02-A843-84F72F607F47}" srcOrd="7" destOrd="0" presId="urn:microsoft.com/office/officeart/2005/8/layout/radial5"/>
    <dgm:cxn modelId="{1C53AFE6-5D4C-4C14-B399-1765EBFF490E}" type="presParOf" srcId="{2C44DC7E-DE1F-4E02-A843-84F72F607F47}" destId="{F9506DE0-004A-4E83-B18A-18B20CB3C6BF}" srcOrd="0" destOrd="0" presId="urn:microsoft.com/office/officeart/2005/8/layout/radial5"/>
    <dgm:cxn modelId="{5A49E713-0AC5-4BE3-8F89-DC4305A5C1D9}" type="presParOf" srcId="{191F8BDB-B4EA-4DE5-8E63-2AE9CBC59F93}" destId="{F844A6DA-5F62-4250-B36F-C6B10F8B455F}" srcOrd="8" destOrd="0" presId="urn:microsoft.com/office/officeart/2005/8/layout/radial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08A7A5-94F7-437B-BC6B-3834DC8171DF}">
      <dsp:nvSpPr>
        <dsp:cNvPr id="0" name=""/>
        <dsp:cNvSpPr/>
      </dsp:nvSpPr>
      <dsp:spPr>
        <a:xfrm>
          <a:off x="2371903" y="1228903"/>
          <a:ext cx="742592" cy="74259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977900">
            <a:lnSpc>
              <a:spcPct val="90000"/>
            </a:lnSpc>
            <a:spcBef>
              <a:spcPct val="0"/>
            </a:spcBef>
            <a:spcAft>
              <a:spcPct val="35000"/>
            </a:spcAft>
            <a:buNone/>
          </a:pPr>
          <a:r>
            <a:rPr lang="nl-NL" sz="2200" kern="1200"/>
            <a:t>OKx</a:t>
          </a:r>
        </a:p>
      </dsp:txBody>
      <dsp:txXfrm>
        <a:off x="2480653" y="1337653"/>
        <a:ext cx="525092" cy="525092"/>
      </dsp:txXfrm>
    </dsp:sp>
    <dsp:sp modelId="{89863625-163E-4C45-ACC1-112CA0306561}">
      <dsp:nvSpPr>
        <dsp:cNvPr id="0" name=""/>
        <dsp:cNvSpPr/>
      </dsp:nvSpPr>
      <dsp:spPr>
        <a:xfrm rot="16200000">
          <a:off x="2664102" y="957900"/>
          <a:ext cx="158194" cy="2524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nl-NL" sz="900" kern="1200"/>
        </a:p>
      </dsp:txBody>
      <dsp:txXfrm>
        <a:off x="2687831" y="1032125"/>
        <a:ext cx="110736" cy="151489"/>
      </dsp:txXfrm>
    </dsp:sp>
    <dsp:sp modelId="{C7B3C526-4811-4737-9F71-4B4E7B519AC9}">
      <dsp:nvSpPr>
        <dsp:cNvPr id="0" name=""/>
        <dsp:cNvSpPr/>
      </dsp:nvSpPr>
      <dsp:spPr>
        <a:xfrm>
          <a:off x="2279079" y="2183"/>
          <a:ext cx="928241" cy="92824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nl-NL" sz="900" kern="1200"/>
            <a:t>Scholen &amp; Leveranciers</a:t>
          </a:r>
        </a:p>
      </dsp:txBody>
      <dsp:txXfrm>
        <a:off x="2415017" y="138121"/>
        <a:ext cx="656365" cy="656365"/>
      </dsp:txXfrm>
    </dsp:sp>
    <dsp:sp modelId="{B4FA67C9-6315-41D0-B677-6F97089F01FE}">
      <dsp:nvSpPr>
        <dsp:cNvPr id="0" name=""/>
        <dsp:cNvSpPr/>
      </dsp:nvSpPr>
      <dsp:spPr>
        <a:xfrm>
          <a:off x="3180161" y="1473959"/>
          <a:ext cx="158194" cy="2524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nl-NL" sz="900" kern="1200"/>
        </a:p>
      </dsp:txBody>
      <dsp:txXfrm>
        <a:off x="3180161" y="1524455"/>
        <a:ext cx="110736" cy="151489"/>
      </dsp:txXfrm>
    </dsp:sp>
    <dsp:sp modelId="{80A8BE26-2AD0-4E43-AF1B-45BF3B7EDD81}">
      <dsp:nvSpPr>
        <dsp:cNvPr id="0" name=""/>
        <dsp:cNvSpPr/>
      </dsp:nvSpPr>
      <dsp:spPr>
        <a:xfrm>
          <a:off x="3412975" y="1136079"/>
          <a:ext cx="928241" cy="92824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nl-NL" sz="900" kern="1200"/>
            <a:t>NPuls</a:t>
          </a:r>
        </a:p>
      </dsp:txBody>
      <dsp:txXfrm>
        <a:off x="3548913" y="1272017"/>
        <a:ext cx="656365" cy="656365"/>
      </dsp:txXfrm>
    </dsp:sp>
    <dsp:sp modelId="{BEBC2AFD-AE10-40B6-A3C4-5A384FC94D67}">
      <dsp:nvSpPr>
        <dsp:cNvPr id="0" name=""/>
        <dsp:cNvSpPr/>
      </dsp:nvSpPr>
      <dsp:spPr>
        <a:xfrm rot="5400000">
          <a:off x="2664102" y="1990018"/>
          <a:ext cx="158194" cy="2524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nl-NL" sz="900" kern="1200"/>
        </a:p>
      </dsp:txBody>
      <dsp:txXfrm>
        <a:off x="2687831" y="2016785"/>
        <a:ext cx="110736" cy="151489"/>
      </dsp:txXfrm>
    </dsp:sp>
    <dsp:sp modelId="{EEA1C583-0BF0-40AF-B30E-12DDD5123E8E}">
      <dsp:nvSpPr>
        <dsp:cNvPr id="0" name=""/>
        <dsp:cNvSpPr/>
      </dsp:nvSpPr>
      <dsp:spPr>
        <a:xfrm>
          <a:off x="2279079" y="2269975"/>
          <a:ext cx="928241" cy="92824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nl-NL" sz="900" kern="1200"/>
            <a:t>OOAPI</a:t>
          </a:r>
        </a:p>
      </dsp:txBody>
      <dsp:txXfrm>
        <a:off x="2415017" y="2405913"/>
        <a:ext cx="656365" cy="656365"/>
      </dsp:txXfrm>
    </dsp:sp>
    <dsp:sp modelId="{2C44DC7E-DE1F-4E02-A843-84F72F607F47}">
      <dsp:nvSpPr>
        <dsp:cNvPr id="0" name=""/>
        <dsp:cNvSpPr/>
      </dsp:nvSpPr>
      <dsp:spPr>
        <a:xfrm rot="10800000">
          <a:off x="2148044" y="1473959"/>
          <a:ext cx="158194" cy="25248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nl-NL" sz="900" kern="1200"/>
        </a:p>
      </dsp:txBody>
      <dsp:txXfrm rot="10800000">
        <a:off x="2195502" y="1524455"/>
        <a:ext cx="110736" cy="151489"/>
      </dsp:txXfrm>
    </dsp:sp>
    <dsp:sp modelId="{F844A6DA-5F62-4250-B36F-C6B10F8B455F}">
      <dsp:nvSpPr>
        <dsp:cNvPr id="0" name=""/>
        <dsp:cNvSpPr/>
      </dsp:nvSpPr>
      <dsp:spPr>
        <a:xfrm>
          <a:off x="1145183" y="1136079"/>
          <a:ext cx="928241" cy="928241"/>
        </a:xfrm>
        <a:prstGeom prst="ellipse">
          <a:avLst/>
        </a:prstGeom>
        <a:solidFill>
          <a:schemeClr val="accent1"/>
        </a:solidFill>
        <a:ln w="12700" cap="flat" cmpd="sng" algn="ctr">
          <a:no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nl-NL" sz="900" kern="1200">
              <a:solidFill>
                <a:schemeClr val="bg1"/>
              </a:solidFill>
            </a:rPr>
            <a:t>MOKA</a:t>
          </a:r>
        </a:p>
      </dsp:txBody>
      <dsp:txXfrm>
        <a:off x="1281121" y="1272017"/>
        <a:ext cx="656365" cy="656365"/>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9919528C5EA40936553540472B57A" ma:contentTypeVersion="18" ma:contentTypeDescription="Een nieuw document maken." ma:contentTypeScope="" ma:versionID="a5d4bb38a1ae8abcf65bb98eca2a7d41">
  <xsd:schema xmlns:xsd="http://www.w3.org/2001/XMLSchema" xmlns:xs="http://www.w3.org/2001/XMLSchema" xmlns:p="http://schemas.microsoft.com/office/2006/metadata/properties" xmlns:ns2="a2a0648f-bf09-4c47-b021-0f08de92c2a5" xmlns:ns3="2f5e0a6d-c4b6-4d4c-9154-a40c3e83e554" targetNamespace="http://schemas.microsoft.com/office/2006/metadata/properties" ma:root="true" ma:fieldsID="685cf0a1a988e917635d703f533597fe" ns2:_="" ns3:_="">
    <xsd:import namespace="a2a0648f-bf09-4c47-b021-0f08de92c2a5"/>
    <xsd:import namespace="2f5e0a6d-c4b6-4d4c-9154-a40c3e83e5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0648f-bf09-4c47-b021-0f08de92c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094ed71-ad37-40d4-b95a-d4271a6f83f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5e0a6d-c4b6-4d4c-9154-a40c3e83e5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d9c7d8-9892-4617-a1e0-a1e95392a575}" ma:internalName="TaxCatchAll" ma:showField="CatchAllData" ma:web="2f5e0a6d-c4b6-4d4c-9154-a40c3e83e55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f5e0a6d-c4b6-4d4c-9154-a40c3e83e554" xsi:nil="true"/>
    <lcf76f155ced4ddcb4097134ff3c332f xmlns="a2a0648f-bf09-4c47-b021-0f08de92c2a5">
      <Terms xmlns="http://schemas.microsoft.com/office/infopath/2007/PartnerControls"/>
    </lcf76f155ced4ddcb4097134ff3c332f>
    <SharedWithUsers xmlns="2f5e0a6d-c4b6-4d4c-9154-a40c3e83e554">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9094ed71-ad37-40d4-b95a-d4271a6f83fc" ContentTypeId="0x0101" PreviousValue="false"/>
</file>

<file path=customXml/itemProps1.xml><?xml version="1.0" encoding="utf-8"?>
<ds:datastoreItem xmlns:ds="http://schemas.openxmlformats.org/officeDocument/2006/customXml" ds:itemID="{945F6379-01D4-4ECF-AA5A-C01F0774A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a0648f-bf09-4c47-b021-0f08de92c2a5"/>
    <ds:schemaRef ds:uri="2f5e0a6d-c4b6-4d4c-9154-a40c3e83e5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C260E6-885B-4A87-B1D8-A6933BACCF08}">
  <ds:schemaRefs>
    <ds:schemaRef ds:uri="http://schemas.microsoft.com/office/2006/metadata/properties"/>
    <ds:schemaRef ds:uri="http://schemas.microsoft.com/office/infopath/2007/PartnerControls"/>
    <ds:schemaRef ds:uri="2f5e0a6d-c4b6-4d4c-9154-a40c3e83e554"/>
    <ds:schemaRef ds:uri="a2a0648f-bf09-4c47-b021-0f08de92c2a5"/>
  </ds:schemaRefs>
</ds:datastoreItem>
</file>

<file path=customXml/itemProps3.xml><?xml version="1.0" encoding="utf-8"?>
<ds:datastoreItem xmlns:ds="http://schemas.openxmlformats.org/officeDocument/2006/customXml" ds:itemID="{5494E4EE-E6B6-4657-9B70-A6520C44EADD}">
  <ds:schemaRefs>
    <ds:schemaRef ds:uri="http://schemas.microsoft.com/sharepoint/v3/contenttype/forms"/>
  </ds:schemaRefs>
</ds:datastoreItem>
</file>

<file path=customXml/itemProps4.xml><?xml version="1.0" encoding="utf-8"?>
<ds:datastoreItem xmlns:ds="http://schemas.openxmlformats.org/officeDocument/2006/customXml" ds:itemID="{31539E11-8983-8C46-8587-E7A6EFAD266A}">
  <ds:schemaRefs>
    <ds:schemaRef ds:uri="http://schemas.openxmlformats.org/officeDocument/2006/bibliography"/>
  </ds:schemaRefs>
</ds:datastoreItem>
</file>

<file path=customXml/itemProps5.xml><?xml version="1.0" encoding="utf-8"?>
<ds:datastoreItem xmlns:ds="http://schemas.openxmlformats.org/officeDocument/2006/customXml" ds:itemID="{ED5E23BB-CD5B-4E01-8921-6F8BE34510C4}">
  <ds:schemaRefs>
    <ds:schemaRef ds:uri="Microsoft.SharePoint.Taxonomy.ContentTypeSync"/>
  </ds:schemaRefs>
</ds:datastoreItem>
</file>

<file path=docMetadata/LabelInfo.xml><?xml version="1.0" encoding="utf-8"?>
<clbl:labelList xmlns:clbl="http://schemas.microsoft.com/office/2020/mipLabelMetadata">
  <clbl:label id="{a3b68aaf-f349-420a-94c0-e0e7e56b73e0}" enabled="0" method="" siteId="{a3b68aaf-f349-420a-94c0-e0e7e56b73e0}" removed="1"/>
  <clbl:label id="{bbf63f12-ffda-40f9-93ee-a4e59d1649cf}" enabled="0" method="" siteId="{bbf63f12-ffda-40f9-93ee-a4e59d1649cf}"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8</Pages>
  <Words>2324</Words>
  <Characters>14948</Characters>
  <Application>Microsoft Office Word</Application>
  <DocSecurity>0</DocSecurity>
  <Lines>311</Lines>
  <Paragraphs>128</Paragraphs>
  <ScaleCrop>false</ScaleCrop>
  <Manager/>
  <Company/>
  <LinksUpToDate>false</LinksUpToDate>
  <CharactersWithSpaces>17144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Visie op Sectorvoorzieningen</dc:title>
  <dc:subject/>
  <dc:creator>j.debruijn@mbodigitaal.nl</dc:creator>
  <cp:keywords>MOSA; Visiedocument</cp:keywords>
  <dc:description>Conceptversie tbv de bestuurdersbijeenkomet op de MBO Digitaal Conferentie.</dc:description>
  <cp:lastModifiedBy>Joël de Bruijn</cp:lastModifiedBy>
  <cp:revision>11</cp:revision>
  <cp:lastPrinted>2025-01-16T10:24:00Z</cp:lastPrinted>
  <dcterms:created xsi:type="dcterms:W3CDTF">2025-09-01T14:01:00Z</dcterms:created>
  <dcterms:modified xsi:type="dcterms:W3CDTF">2026-02-12T12:54:00Z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225633-f92c-4cc3-8039-da610ec32b8c_Enabled">
    <vt:lpwstr>True</vt:lpwstr>
  </property>
  <property fmtid="{D5CDD505-2E9C-101B-9397-08002B2CF9AE}" pid="3" name="MSIP_Label_95225633-f92c-4cc3-8039-da610ec32b8c_SiteId">
    <vt:lpwstr>039901df-31e4-4a23-b00c-1f9800e5961c</vt:lpwstr>
  </property>
  <property fmtid="{D5CDD505-2E9C-101B-9397-08002B2CF9AE}" pid="4" name="MSIP_Label_95225633-f92c-4cc3-8039-da610ec32b8c_Owner">
    <vt:lpwstr>BKR@tg.nl</vt:lpwstr>
  </property>
  <property fmtid="{D5CDD505-2E9C-101B-9397-08002B2CF9AE}" pid="5" name="MSIP_Label_95225633-f92c-4cc3-8039-da610ec32b8c_SetDate">
    <vt:lpwstr>2022-12-23T10:19:55.3191369Z</vt:lpwstr>
  </property>
  <property fmtid="{D5CDD505-2E9C-101B-9397-08002B2CF9AE}" pid="6" name="MSIP_Label_95225633-f92c-4cc3-8039-da610ec32b8c_Name">
    <vt:lpwstr>TG standaard</vt:lpwstr>
  </property>
  <property fmtid="{D5CDD505-2E9C-101B-9397-08002B2CF9AE}" pid="7" name="MSIP_Label_95225633-f92c-4cc3-8039-da610ec32b8c_Application">
    <vt:lpwstr>Microsoft Azure Information Protection</vt:lpwstr>
  </property>
  <property fmtid="{D5CDD505-2E9C-101B-9397-08002B2CF9AE}" pid="8" name="MSIP_Label_95225633-f92c-4cc3-8039-da610ec32b8c_ActionId">
    <vt:lpwstr>cc9c3e2b-b324-42f4-be58-300403df5ea3</vt:lpwstr>
  </property>
  <property fmtid="{D5CDD505-2E9C-101B-9397-08002B2CF9AE}" pid="9" name="MSIP_Label_95225633-f92c-4cc3-8039-da610ec32b8c_Extended_MSFT_Method">
    <vt:lpwstr>Automatic</vt:lpwstr>
  </property>
  <property fmtid="{D5CDD505-2E9C-101B-9397-08002B2CF9AE}" pid="10" name="ContentTypeId">
    <vt:lpwstr>0x01010083C9919528C5EA40936553540472B57A</vt:lpwstr>
  </property>
  <property fmtid="{D5CDD505-2E9C-101B-9397-08002B2CF9AE}" pid="11" name="MSIP_Label_3883fc17-6217-476f-a070-ea9f6c934e3c_Enabled">
    <vt:lpwstr>true</vt:lpwstr>
  </property>
  <property fmtid="{D5CDD505-2E9C-101B-9397-08002B2CF9AE}" pid="12" name="MSIP_Label_3883fc17-6217-476f-a070-ea9f6c934e3c_SetDate">
    <vt:lpwstr>2023-01-09T11:00:09Z</vt:lpwstr>
  </property>
  <property fmtid="{D5CDD505-2E9C-101B-9397-08002B2CF9AE}" pid="13" name="MSIP_Label_3883fc17-6217-476f-a070-ea9f6c934e3c_Method">
    <vt:lpwstr>Standard</vt:lpwstr>
  </property>
  <property fmtid="{D5CDD505-2E9C-101B-9397-08002B2CF9AE}" pid="14" name="MSIP_Label_3883fc17-6217-476f-a070-ea9f6c934e3c_Name">
    <vt:lpwstr>Medewerkers en studenten</vt:lpwstr>
  </property>
  <property fmtid="{D5CDD505-2E9C-101B-9397-08002B2CF9AE}" pid="15" name="MSIP_Label_3883fc17-6217-476f-a070-ea9f6c934e3c_SiteId">
    <vt:lpwstr>4c19ee3d-3450-4117-88c0-3740121d2f83</vt:lpwstr>
  </property>
  <property fmtid="{D5CDD505-2E9C-101B-9397-08002B2CF9AE}" pid="16" name="MSIP_Label_3883fc17-6217-476f-a070-ea9f6c934e3c_ActionId">
    <vt:lpwstr>2fdb0fd8-ef3c-4638-866b-355e19b42464</vt:lpwstr>
  </property>
  <property fmtid="{D5CDD505-2E9C-101B-9397-08002B2CF9AE}" pid="17" name="MSIP_Label_3883fc17-6217-476f-a070-ea9f6c934e3c_ContentBits">
    <vt:lpwstr>0</vt:lpwstr>
  </property>
  <property fmtid="{D5CDD505-2E9C-101B-9397-08002B2CF9AE}" pid="18" name="MediaServiceImageTags">
    <vt:lpwstr/>
  </property>
  <property fmtid="{D5CDD505-2E9C-101B-9397-08002B2CF9AE}" pid="19" name="xd_ProgID">
    <vt:lpwstr/>
  </property>
  <property fmtid="{D5CDD505-2E9C-101B-9397-08002B2CF9AE}" pid="20" name="ComplianceAssetId">
    <vt:lpwstr/>
  </property>
  <property fmtid="{D5CDD505-2E9C-101B-9397-08002B2CF9AE}" pid="21" name="TemplateUrl">
    <vt:lpwstr/>
  </property>
  <property fmtid="{D5CDD505-2E9C-101B-9397-08002B2CF9AE}" pid="22" name="_ExtendedDescription">
    <vt:lpwstr/>
  </property>
  <property fmtid="{D5CDD505-2E9C-101B-9397-08002B2CF9AE}" pid="23" name="xd_Signature">
    <vt:bool>false</vt:bool>
  </property>
  <property fmtid="{D5CDD505-2E9C-101B-9397-08002B2CF9AE}" pid="24" name="TriggerFlowInfo">
    <vt:lpwstr/>
  </property>
  <property fmtid="{D5CDD505-2E9C-101B-9397-08002B2CF9AE}" pid="25" name="docLang">
    <vt:lpwstr>nl</vt:lpwstr>
  </property>
</Properties>
</file>